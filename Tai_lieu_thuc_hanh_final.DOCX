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CD137A" w14:textId="1879EE3E" w:rsidR="001B60E1" w:rsidRDefault="005D1259" w:rsidP="001B60E1">
      <w:pPr>
        <w:pStyle w:val="Title"/>
        <w:rPr>
          <w:color w:val="0070C0"/>
        </w:rPr>
      </w:pPr>
      <w:r w:rsidRPr="00A70AA6">
        <w:rPr>
          <w:color w:val="0070C0"/>
        </w:rPr>
        <w:t xml:space="preserve">Khoá học </w:t>
      </w:r>
      <w:r w:rsidR="00D91CA1">
        <w:rPr>
          <w:color w:val="0070C0"/>
        </w:rPr>
        <w:t>Chuyên đề</w:t>
      </w:r>
      <w:r w:rsidRPr="00A70AA6">
        <w:rPr>
          <w:color w:val="0070C0"/>
        </w:rPr>
        <w:t xml:space="preserve"> – </w:t>
      </w:r>
      <w:r w:rsidR="00A857C4">
        <w:rPr>
          <w:color w:val="0070C0"/>
        </w:rPr>
        <w:t>KỸ THUẬT TĂNG TỐC TRUYỀN DỮ LIỆU trong Mạng</w:t>
      </w:r>
      <w:r w:rsidR="00F13293">
        <w:rPr>
          <w:color w:val="0070C0"/>
        </w:rPr>
        <w:t xml:space="preserve"> </w:t>
      </w:r>
      <w:r w:rsidR="00FB6534">
        <w:rPr>
          <w:color w:val="0070C0"/>
        </w:rPr>
        <w:t>5G</w:t>
      </w:r>
    </w:p>
    <w:p w14:paraId="4870EBF0" w14:textId="2F182E01" w:rsidR="001B60E1" w:rsidRDefault="001B60E1" w:rsidP="001B60E1"/>
    <w:p w14:paraId="051D7766" w14:textId="2C858D7D" w:rsidR="00EB067B" w:rsidRDefault="00EB067B" w:rsidP="00EB067B">
      <w:pPr>
        <w:pStyle w:val="Heading1"/>
        <w:rPr>
          <w:ins w:id="0" w:author="thanhnv118" w:date="2023-04-20T08:20:00Z"/>
          <w:color w:val="0070C0"/>
        </w:rPr>
      </w:pPr>
      <w:ins w:id="1" w:author="thanhnv118" w:date="2023-04-20T08:20:00Z">
        <w:r>
          <w:rPr>
            <w:color w:val="0070C0"/>
          </w:rPr>
          <w:t>Setup VMware và hệ điều hành unbunt</w:t>
        </w:r>
      </w:ins>
      <w:ins w:id="2" w:author="thanhnv118" w:date="2023-04-20T08:22:00Z">
        <w:r>
          <w:rPr>
            <w:color w:val="0070C0"/>
          </w:rPr>
          <w:t>U</w:t>
        </w:r>
      </w:ins>
    </w:p>
    <w:p w14:paraId="6CC16259" w14:textId="77777777" w:rsidR="00EB067B" w:rsidRDefault="00EB067B">
      <w:pPr>
        <w:rPr>
          <w:ins w:id="3" w:author="thanhnv118" w:date="2023-04-20T08:23:00Z"/>
          <w:color w:val="000000" w:themeColor="text1"/>
        </w:rPr>
        <w:pPrChange w:id="4" w:author="thanhnv118" w:date="2023-04-20T08:22:00Z">
          <w:pPr>
            <w:pStyle w:val="Heading1"/>
          </w:pPr>
        </w:pPrChange>
      </w:pPr>
      <w:ins w:id="5" w:author="thanhnv118" w:date="2023-04-20T08:22:00Z">
        <w:r>
          <w:rPr>
            <w:color w:val="000000" w:themeColor="text1"/>
          </w:rPr>
          <w:t xml:space="preserve">Download </w:t>
        </w:r>
        <w:r w:rsidRPr="00EB067B">
          <w:rPr>
            <w:color w:val="000000" w:themeColor="text1"/>
          </w:rPr>
          <w:t>VMware Workstation Pro</w:t>
        </w:r>
        <w:r>
          <w:rPr>
            <w:color w:val="000000" w:themeColor="text1"/>
          </w:rPr>
          <w:t xml:space="preserve"> </w:t>
        </w:r>
      </w:ins>
      <w:ins w:id="6" w:author="thanhnv118" w:date="2023-04-20T08:23:00Z">
        <w:r>
          <w:rPr>
            <w:color w:val="000000" w:themeColor="text1"/>
          </w:rPr>
          <w:t>16 tại link:</w:t>
        </w:r>
      </w:ins>
    </w:p>
    <w:p w14:paraId="0D235D55" w14:textId="77777777" w:rsidR="00EB067B" w:rsidRDefault="00EB067B">
      <w:pPr>
        <w:rPr>
          <w:ins w:id="7" w:author="thanhnv118" w:date="2023-04-20T08:23:00Z"/>
        </w:rPr>
        <w:pPrChange w:id="8" w:author="thanhnv118" w:date="2023-04-20T08:22:00Z">
          <w:pPr>
            <w:pStyle w:val="Heading1"/>
          </w:pPr>
        </w:pPrChange>
      </w:pPr>
      <w:ins w:id="9" w:author="thanhnv118" w:date="2023-04-20T08:23:00Z">
        <w:r>
          <w:fldChar w:fldCharType="begin"/>
        </w:r>
        <w:r>
          <w:instrText xml:space="preserve"> HYPERLINK "https://download.com.vn/download/vmware-workstation-8587" </w:instrText>
        </w:r>
        <w:r>
          <w:fldChar w:fldCharType="separate"/>
        </w:r>
        <w:r>
          <w:rPr>
            <w:rStyle w:val="Hyperlink"/>
          </w:rPr>
          <w:t>https://download.com.vn/download/vmware-workstation-8587</w:t>
        </w:r>
        <w:r>
          <w:fldChar w:fldCharType="end"/>
        </w:r>
      </w:ins>
    </w:p>
    <w:p w14:paraId="469B2259" w14:textId="77777777" w:rsidR="00EB067B" w:rsidRPr="002F5F5E" w:rsidRDefault="00EB067B">
      <w:pPr>
        <w:rPr>
          <w:ins w:id="10" w:author="thanhnv118" w:date="2023-04-20T08:25:00Z"/>
          <w:color w:val="000000" w:themeColor="text1"/>
          <w:rPrChange w:id="11" w:author="thanhnv118" w:date="2023-04-20T08:51:00Z">
            <w:rPr>
              <w:ins w:id="12" w:author="thanhnv118" w:date="2023-04-20T08:25:00Z"/>
            </w:rPr>
          </w:rPrChange>
        </w:rPr>
        <w:pPrChange w:id="13" w:author="thanhnv118" w:date="2023-04-20T08:22:00Z">
          <w:pPr>
            <w:pStyle w:val="Heading1"/>
          </w:pPr>
        </w:pPrChange>
      </w:pPr>
      <w:ins w:id="14" w:author="thanhnv118" w:date="2023-04-20T08:24:00Z">
        <w:r w:rsidRPr="002F5F5E">
          <w:rPr>
            <w:color w:val="000000" w:themeColor="text1"/>
            <w:rPrChange w:id="15" w:author="thanhnv118" w:date="2023-04-20T08:51:00Z">
              <w:rPr>
                <w:caps w:val="0"/>
              </w:rPr>
            </w:rPrChange>
          </w:rPr>
          <w:t>Download hệ điều hành unbuntu version 22</w:t>
        </w:r>
      </w:ins>
      <w:ins w:id="16" w:author="thanhnv118" w:date="2023-04-20T08:25:00Z">
        <w:r w:rsidRPr="002F5F5E">
          <w:rPr>
            <w:color w:val="000000" w:themeColor="text1"/>
            <w:rPrChange w:id="17" w:author="thanhnv118" w:date="2023-04-20T08:51:00Z">
              <w:rPr>
                <w:caps w:val="0"/>
              </w:rPr>
            </w:rPrChange>
          </w:rPr>
          <w:t>.04 LTS:</w:t>
        </w:r>
      </w:ins>
    </w:p>
    <w:p w14:paraId="549B1CEF" w14:textId="77777777" w:rsidR="00EB067B" w:rsidRDefault="00EB067B">
      <w:pPr>
        <w:rPr>
          <w:ins w:id="18" w:author="thanhnv118" w:date="2023-04-20T08:25:00Z"/>
        </w:rPr>
        <w:pPrChange w:id="19" w:author="thanhnv118" w:date="2023-04-20T08:22:00Z">
          <w:pPr>
            <w:pStyle w:val="Heading1"/>
          </w:pPr>
        </w:pPrChange>
      </w:pPr>
      <w:ins w:id="20" w:author="thanhnv118" w:date="2023-04-20T08:25:00Z">
        <w:r>
          <w:fldChar w:fldCharType="begin"/>
        </w:r>
        <w:r>
          <w:instrText xml:space="preserve"> HYPERLINK "https://ubuntu.com/download" \l "download" </w:instrText>
        </w:r>
        <w:r>
          <w:fldChar w:fldCharType="separate"/>
        </w:r>
        <w:r>
          <w:rPr>
            <w:rStyle w:val="Hyperlink"/>
          </w:rPr>
          <w:t>https://ubuntu.com/download#download</w:t>
        </w:r>
        <w:r>
          <w:fldChar w:fldCharType="end"/>
        </w:r>
      </w:ins>
    </w:p>
    <w:p w14:paraId="0A17CE59" w14:textId="358AC49D" w:rsidR="00EB067B" w:rsidRDefault="00EB067B">
      <w:pPr>
        <w:rPr>
          <w:ins w:id="21" w:author="thanhnv118" w:date="2023-04-20T08:25:00Z"/>
        </w:rPr>
        <w:pPrChange w:id="22" w:author="thanhnv118" w:date="2023-04-20T08:22:00Z">
          <w:pPr>
            <w:pStyle w:val="Heading1"/>
          </w:pPr>
        </w:pPrChange>
      </w:pPr>
      <w:ins w:id="23" w:author="thanhnv118" w:date="2023-04-20T08:25:00Z">
        <w:r w:rsidRPr="00581974">
          <w:rPr>
            <w:noProof/>
            <w:lang w:val="en-US" w:eastAsia="en-US"/>
          </w:rPr>
          <w:drawing>
            <wp:inline distT="0" distB="0" distL="0" distR="0" wp14:anchorId="27A58225" wp14:editId="3056A77A">
              <wp:extent cx="5274945" cy="2556510"/>
              <wp:effectExtent l="0" t="0" r="1905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945" cy="2556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AB5F41E" w14:textId="5DB1D3D1" w:rsidR="002E0E82" w:rsidRPr="00EB067B" w:rsidRDefault="005D1259">
      <w:pPr>
        <w:rPr>
          <w:rPrChange w:id="24" w:author="thanhnv118" w:date="2023-04-20T08:22:00Z">
            <w:rPr>
              <w:color w:val="0070C0"/>
            </w:rPr>
          </w:rPrChange>
        </w:rPr>
        <w:pPrChange w:id="25" w:author="thanhnv118" w:date="2023-04-20T08:22:00Z">
          <w:pPr>
            <w:pStyle w:val="Heading1"/>
          </w:pPr>
        </w:pPrChange>
      </w:pPr>
      <w:del w:id="26" w:author="thanhnv118" w:date="2023-04-20T08:17:00Z">
        <w:r w:rsidRPr="00EB067B" w:rsidDel="00EB067B">
          <w:rPr>
            <w:rPrChange w:id="27" w:author="thanhnv118" w:date="2023-04-20T08:22:00Z">
              <w:rPr>
                <w:caps w:val="0"/>
                <w:color w:val="0070C0"/>
              </w:rPr>
            </w:rPrChange>
          </w:rPr>
          <w:delText>Mục đích</w:delText>
        </w:r>
      </w:del>
    </w:p>
    <w:p w14:paraId="21D1A74B" w14:textId="12ACAEDD" w:rsidR="008318B3" w:rsidRDefault="00EB067B">
      <w:pPr>
        <w:spacing w:before="120" w:line="264" w:lineRule="auto"/>
        <w:jc w:val="both"/>
        <w:rPr>
          <w:ins w:id="28" w:author="thanhnv118" w:date="2023-04-20T08:28:00Z"/>
          <w:rFonts w:asciiTheme="majorHAnsi" w:hAnsiTheme="majorHAnsi"/>
          <w:color w:val="707070" w:themeColor="text2"/>
        </w:rPr>
        <w:pPrChange w:id="29" w:author="thanhnv118" w:date="2023-04-20T08:25:00Z">
          <w:pPr>
            <w:spacing w:before="120" w:line="264" w:lineRule="auto"/>
            <w:ind w:firstLine="680"/>
            <w:jc w:val="both"/>
          </w:pPr>
        </w:pPrChange>
      </w:pPr>
      <w:ins w:id="30" w:author="thanhnv118" w:date="2023-04-20T08:26:00Z">
        <w:r>
          <w:rPr>
            <w:rFonts w:asciiTheme="majorHAnsi" w:hAnsiTheme="majorHAnsi"/>
            <w:color w:val="707070" w:themeColor="text2"/>
          </w:rPr>
          <w:tab/>
        </w:r>
        <w:r w:rsidRPr="002F5F5E">
          <w:rPr>
            <w:rFonts w:asciiTheme="majorHAnsi" w:hAnsiTheme="majorHAnsi"/>
            <w:color w:val="000000" w:themeColor="text1"/>
            <w:rPrChange w:id="31" w:author="thanhnv118" w:date="2023-04-20T08:51:00Z">
              <w:rPr>
                <w:rFonts w:asciiTheme="majorHAnsi" w:hAnsiTheme="majorHAnsi"/>
                <w:color w:val="707070" w:themeColor="text2"/>
              </w:rPr>
            </w:rPrChange>
          </w:rPr>
          <w:t>Cài đặt</w:t>
        </w:r>
      </w:ins>
      <w:ins w:id="32" w:author="thanhnv118" w:date="2023-04-20T08:29:00Z">
        <w:r w:rsidR="008318B3" w:rsidRPr="002F5F5E">
          <w:rPr>
            <w:rFonts w:asciiTheme="majorHAnsi" w:hAnsiTheme="majorHAnsi"/>
            <w:color w:val="000000" w:themeColor="text1"/>
            <w:rPrChange w:id="33" w:author="thanhnv118" w:date="2023-04-20T08:51:00Z">
              <w:rPr>
                <w:rFonts w:asciiTheme="majorHAnsi" w:hAnsiTheme="majorHAnsi"/>
                <w:color w:val="707070" w:themeColor="text2"/>
              </w:rPr>
            </w:rPrChange>
          </w:rPr>
          <w:t xml:space="preserve"> máy ảo chạy</w:t>
        </w:r>
      </w:ins>
      <w:ins w:id="34" w:author="thanhnv118" w:date="2023-04-20T08:27:00Z">
        <w:r w:rsidRPr="002F5F5E">
          <w:rPr>
            <w:rFonts w:asciiTheme="majorHAnsi" w:hAnsiTheme="majorHAnsi"/>
            <w:color w:val="000000" w:themeColor="text1"/>
            <w:rPrChange w:id="35" w:author="thanhnv118" w:date="2023-04-20T08:51:00Z">
              <w:rPr>
                <w:rFonts w:asciiTheme="majorHAnsi" w:hAnsiTheme="majorHAnsi"/>
                <w:color w:val="707070" w:themeColor="text2"/>
              </w:rPr>
            </w:rPrChange>
          </w:rPr>
          <w:t xml:space="preserve"> hệ điều hành </w:t>
        </w:r>
        <w:r w:rsidR="008318B3" w:rsidRPr="002F5F5E">
          <w:rPr>
            <w:rFonts w:asciiTheme="majorHAnsi" w:hAnsiTheme="majorHAnsi"/>
            <w:color w:val="000000" w:themeColor="text1"/>
            <w:rPrChange w:id="36" w:author="thanhnv118" w:date="2023-04-20T08:51:00Z">
              <w:rPr>
                <w:rFonts w:asciiTheme="majorHAnsi" w:hAnsiTheme="majorHAnsi"/>
                <w:color w:val="707070" w:themeColor="text2"/>
              </w:rPr>
            </w:rPrChange>
          </w:rPr>
          <w:t xml:space="preserve">Ubuntu </w:t>
        </w:r>
      </w:ins>
      <w:ins w:id="37" w:author="thanhnv118" w:date="2023-04-20T08:28:00Z">
        <w:r w:rsidR="008318B3" w:rsidRPr="002F5F5E">
          <w:rPr>
            <w:rFonts w:asciiTheme="majorHAnsi" w:hAnsiTheme="majorHAnsi"/>
            <w:color w:val="000000" w:themeColor="text1"/>
            <w:rPrChange w:id="38" w:author="thanhnv118" w:date="2023-04-20T08:51:00Z">
              <w:rPr>
                <w:rFonts w:asciiTheme="majorHAnsi" w:hAnsiTheme="majorHAnsi"/>
                <w:color w:val="707070" w:themeColor="text2"/>
              </w:rPr>
            </w:rPrChange>
          </w:rPr>
          <w:t xml:space="preserve">theo hướng dẫn tại link: </w:t>
        </w:r>
      </w:ins>
    </w:p>
    <w:p w14:paraId="0162DACD" w14:textId="34DB7DC7" w:rsidR="002E0E82" w:rsidRPr="00A70AA6" w:rsidDel="00EB067B" w:rsidRDefault="008318B3">
      <w:pPr>
        <w:ind w:firstLine="360"/>
        <w:rPr>
          <w:del w:id="39" w:author="thanhnv118" w:date="2023-04-20T08:17:00Z"/>
          <w:rFonts w:asciiTheme="majorHAnsi" w:hAnsiTheme="majorHAnsi"/>
          <w:color w:val="707070" w:themeColor="text2"/>
        </w:rPr>
        <w:pPrChange w:id="40" w:author="thanhnv118" w:date="2023-04-20T08:28:00Z">
          <w:pPr/>
        </w:pPrChange>
      </w:pPr>
      <w:ins w:id="41" w:author="thanhnv118" w:date="2023-04-20T08:28:00Z">
        <w:r>
          <w:fldChar w:fldCharType="begin"/>
        </w:r>
        <w:r>
          <w:instrText xml:space="preserve"> HYPERLINK "https://linuxhint.com/install_ubuntu_vmware_workstation/" </w:instrText>
        </w:r>
        <w:r>
          <w:fldChar w:fldCharType="separate"/>
        </w:r>
        <w:r>
          <w:rPr>
            <w:rStyle w:val="Hyperlink"/>
          </w:rPr>
          <w:t>https://linuxhint.com/install_ubuntu_vmware_workstation/</w:t>
        </w:r>
        <w:r>
          <w:fldChar w:fldCharType="end"/>
        </w:r>
      </w:ins>
      <w:del w:id="42" w:author="thanhnv118" w:date="2023-04-20T08:17:00Z">
        <w:r w:rsidR="005D1259" w:rsidRPr="00A70AA6" w:rsidDel="00EB067B">
          <w:rPr>
            <w:rFonts w:asciiTheme="majorHAnsi" w:hAnsiTheme="majorHAnsi"/>
            <w:color w:val="707070" w:themeColor="text2"/>
          </w:rPr>
          <w:delText xml:space="preserve">Nhằm tạo điều kiện cho sinh viên khối ngành </w:delText>
        </w:r>
        <w:r w:rsidR="00C51535" w:rsidDel="00EB067B">
          <w:rPr>
            <w:rFonts w:asciiTheme="majorHAnsi" w:hAnsiTheme="majorHAnsi"/>
            <w:color w:val="707070" w:themeColor="text2"/>
          </w:rPr>
          <w:delText>Đ</w:delText>
        </w:r>
        <w:r w:rsidR="005D1259" w:rsidRPr="00A70AA6" w:rsidDel="00EB067B">
          <w:rPr>
            <w:rFonts w:asciiTheme="majorHAnsi" w:hAnsiTheme="majorHAnsi"/>
            <w:color w:val="707070" w:themeColor="text2"/>
          </w:rPr>
          <w:delText xml:space="preserve">iện tử, </w:delText>
        </w:r>
        <w:r w:rsidR="00C51535" w:rsidDel="00EB067B">
          <w:rPr>
            <w:rFonts w:asciiTheme="majorHAnsi" w:hAnsiTheme="majorHAnsi"/>
            <w:color w:val="707070" w:themeColor="text2"/>
          </w:rPr>
          <w:delText>V</w:delText>
        </w:r>
        <w:r w:rsidR="005D1259" w:rsidRPr="00A70AA6" w:rsidDel="00EB067B">
          <w:rPr>
            <w:rFonts w:asciiTheme="majorHAnsi" w:hAnsiTheme="majorHAnsi"/>
            <w:color w:val="707070" w:themeColor="text2"/>
          </w:rPr>
          <w:delText>iễ</w:delText>
        </w:r>
        <w:r w:rsidR="00493BF0" w:rsidDel="00EB067B">
          <w:rPr>
            <w:rFonts w:asciiTheme="majorHAnsi" w:hAnsiTheme="majorHAnsi"/>
            <w:color w:val="707070" w:themeColor="text2"/>
          </w:rPr>
          <w:delText xml:space="preserve">n thông của </w:delText>
        </w:r>
        <w:r w:rsidR="00A857C4" w:rsidDel="00EB067B">
          <w:rPr>
            <w:rFonts w:asciiTheme="majorHAnsi" w:hAnsiTheme="majorHAnsi"/>
            <w:color w:val="707070" w:themeColor="text2"/>
          </w:rPr>
          <w:delText>Học viện Công Nghệ Bưu Chính Viễn Thông</w:delText>
        </w:r>
        <w:r w:rsidR="00EC6A97" w:rsidDel="00EB067B">
          <w:rPr>
            <w:rFonts w:asciiTheme="majorHAnsi" w:hAnsiTheme="majorHAnsi"/>
            <w:color w:val="707070" w:themeColor="text2"/>
          </w:rPr>
          <w:delText xml:space="preserve"> Hà Nội</w:delText>
        </w:r>
        <w:r w:rsidR="00B33A4C" w:rsidRPr="00A70AA6" w:rsidDel="00EB067B">
          <w:rPr>
            <w:rFonts w:asciiTheme="majorHAnsi" w:hAnsiTheme="majorHAnsi"/>
            <w:color w:val="707070" w:themeColor="text2"/>
          </w:rPr>
          <w:delText xml:space="preserve"> có cơ hội tiếp cận và hiểu về công việc nghiên cứu và phát triển (R&amp;D) trong hệ thống mạng di động.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 xml:space="preserve">Viettel High Technology (VHT) và </w:delText>
        </w:r>
        <w:r w:rsidR="00A857C4" w:rsidDel="00EB067B">
          <w:rPr>
            <w:rFonts w:asciiTheme="majorHAnsi" w:hAnsiTheme="majorHAnsi"/>
            <w:color w:val="707070" w:themeColor="text2"/>
          </w:rPr>
          <w:delText xml:space="preserve">Khoa Kỹ Thuật </w:delText>
        </w:r>
        <w:r w:rsidR="00DA44FE" w:rsidDel="00EB067B">
          <w:rPr>
            <w:rFonts w:asciiTheme="majorHAnsi" w:hAnsiTheme="majorHAnsi"/>
            <w:color w:val="707070" w:themeColor="text2"/>
          </w:rPr>
          <w:delText xml:space="preserve">Điện </w:delText>
        </w:r>
        <w:r w:rsidR="00A857C4" w:rsidDel="00EB067B">
          <w:rPr>
            <w:rFonts w:asciiTheme="majorHAnsi" w:hAnsiTheme="majorHAnsi"/>
            <w:color w:val="707070" w:themeColor="text2"/>
          </w:rPr>
          <w:delText xml:space="preserve">Tử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tổ chức khoá họ</w:delText>
        </w:r>
        <w:r w:rsidR="00D91CA1" w:rsidDel="00EB067B">
          <w:rPr>
            <w:rFonts w:asciiTheme="majorHAnsi" w:hAnsiTheme="majorHAnsi"/>
            <w:color w:val="707070" w:themeColor="text2"/>
          </w:rPr>
          <w:delText>c chuyên đề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 xml:space="preserve"> – </w:delText>
        </w:r>
        <w:r w:rsidR="00A857C4" w:rsidDel="00EB067B">
          <w:rPr>
            <w:rFonts w:asciiTheme="majorHAnsi" w:hAnsiTheme="majorHAnsi"/>
            <w:color w:val="707070" w:themeColor="text2"/>
          </w:rPr>
          <w:delText>Kỹ thuật tăng tốc truyền dữ liệu trong mạng 5G</w:delText>
        </w:r>
        <w:r w:rsidR="00FB6534" w:rsidDel="00EB067B">
          <w:rPr>
            <w:rFonts w:asciiTheme="majorHAnsi" w:hAnsiTheme="majorHAnsi"/>
            <w:color w:val="707070" w:themeColor="text2"/>
          </w:rPr>
          <w:delText xml:space="preserve"> 5G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 xml:space="preserve">. </w:delText>
        </w:r>
        <w:r w:rsidR="00B33A4C" w:rsidRPr="00A70AA6" w:rsidDel="00EB067B">
          <w:rPr>
            <w:rFonts w:asciiTheme="majorHAnsi" w:hAnsiTheme="majorHAnsi"/>
            <w:color w:val="707070" w:themeColor="text2"/>
          </w:rPr>
          <w:delText xml:space="preserve">Từ đó, sinh viên sẽ có thêm thông tin để lựa chọn môn học chuyên ngành ở năm cuối và chuẩn bị kiến thức, chuyên môn tốt hơn. Đáp ứng sẵn sang cho yêu cầu công việc (R&amp;D) trong lĩnh vực </w:delText>
        </w:r>
        <w:r w:rsidR="00DA44FE" w:rsidDel="00EB067B">
          <w:rPr>
            <w:rFonts w:asciiTheme="majorHAnsi" w:hAnsiTheme="majorHAnsi"/>
            <w:color w:val="707070" w:themeColor="text2"/>
          </w:rPr>
          <w:delText xml:space="preserve">điện tử </w:delText>
        </w:r>
        <w:r w:rsidR="00B33A4C" w:rsidRPr="00A70AA6" w:rsidDel="00EB067B">
          <w:rPr>
            <w:rFonts w:asciiTheme="majorHAnsi" w:hAnsiTheme="majorHAnsi"/>
            <w:color w:val="707070" w:themeColor="text2"/>
          </w:rPr>
          <w:delText>viễn thông ở Việ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t Nam. Bên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cạnh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đó,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khóa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học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được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thiết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kế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để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giúp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học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viên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rèn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luyện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một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số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kỹ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năng,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kiến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thức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cần</w:delText>
        </w:r>
        <w:r w:rsidR="00921F56" w:rsidRPr="00A70AA6" w:rsidDel="00EB067B">
          <w:rPr>
            <w:rFonts w:asciiTheme="majorHAnsi" w:hAnsiTheme="majorHAnsi"/>
            <w:color w:val="707070" w:themeColor="text2"/>
            <w:sz w:val="26"/>
            <w:szCs w:val="26"/>
            <w:lang w:val="en-US"/>
          </w:rPr>
          <w:delText xml:space="preserve"> </w:delText>
        </w:r>
        <w:r w:rsidR="00921F56" w:rsidRPr="00A70AA6" w:rsidDel="00EB067B">
          <w:rPr>
            <w:rFonts w:asciiTheme="majorHAnsi" w:hAnsiTheme="majorHAnsi"/>
            <w:color w:val="707070" w:themeColor="text2"/>
          </w:rPr>
          <w:delText>thiết</w:delText>
        </w:r>
      </w:del>
    </w:p>
    <w:p w14:paraId="0C47C0E5" w14:textId="0E92018A" w:rsidR="00C51535" w:rsidDel="00EB067B" w:rsidRDefault="00C51535">
      <w:pPr>
        <w:pStyle w:val="Heading3"/>
        <w:ind w:left="360" w:firstLine="360"/>
        <w:rPr>
          <w:del w:id="43" w:author="thanhnv118" w:date="2023-04-20T08:17:00Z"/>
          <w:noProof/>
          <w:color w:val="707070" w:themeColor="text2"/>
        </w:rPr>
        <w:pPrChange w:id="44" w:author="thanhnv118" w:date="2023-04-20T08:28:00Z">
          <w:pPr>
            <w:pStyle w:val="Heading3"/>
          </w:pPr>
        </w:pPrChange>
      </w:pPr>
      <w:del w:id="45" w:author="thanhnv118" w:date="2023-04-20T08:17:00Z">
        <w:r w:rsidRPr="00A70AA6" w:rsidDel="00EB067B">
          <w:rPr>
            <w:color w:val="707070" w:themeColor="text2"/>
          </w:rPr>
          <w:delText>Kiến thức: Tổng quan mạng di độ</w:delText>
        </w:r>
        <w:r w:rsidR="00A857C4" w:rsidDel="00EB067B">
          <w:rPr>
            <w:color w:val="707070" w:themeColor="text2"/>
          </w:rPr>
          <w:delText>ng &amp; truyền dữ liệu trong mạng 5G</w:delText>
        </w:r>
      </w:del>
    </w:p>
    <w:p w14:paraId="012D14FF" w14:textId="0CDE5B0B" w:rsidR="00C51535" w:rsidRPr="00A70AA6" w:rsidDel="00EB067B" w:rsidRDefault="00C51535">
      <w:pPr>
        <w:pStyle w:val="Heading3"/>
        <w:ind w:left="360" w:firstLine="360"/>
        <w:rPr>
          <w:del w:id="46" w:author="thanhnv118" w:date="2023-04-20T08:17:00Z"/>
          <w:color w:val="707070" w:themeColor="text2"/>
        </w:rPr>
        <w:pPrChange w:id="47" w:author="thanhnv118" w:date="2023-04-20T08:28:00Z">
          <w:pPr>
            <w:pStyle w:val="Heading3"/>
          </w:pPr>
        </w:pPrChange>
      </w:pPr>
      <w:del w:id="48" w:author="thanhnv118" w:date="2023-04-20T08:17:00Z">
        <w:r w:rsidRPr="00A70AA6" w:rsidDel="00EB067B">
          <w:rPr>
            <w:color w:val="707070" w:themeColor="text2"/>
          </w:rPr>
          <w:delText>Kỹ năng phân tích, thiết kế phần mềm</w:delText>
        </w:r>
      </w:del>
    </w:p>
    <w:p w14:paraId="48708AEB" w14:textId="4FEF5433" w:rsidR="002E0E82" w:rsidRPr="00A70AA6" w:rsidDel="00EB067B" w:rsidRDefault="00921F56">
      <w:pPr>
        <w:pStyle w:val="Heading3"/>
        <w:ind w:left="360" w:firstLine="360"/>
        <w:rPr>
          <w:del w:id="49" w:author="thanhnv118" w:date="2023-04-20T08:17:00Z"/>
          <w:noProof/>
          <w:color w:val="707070" w:themeColor="text2"/>
        </w:rPr>
        <w:pPrChange w:id="50" w:author="thanhnv118" w:date="2023-04-20T08:28:00Z">
          <w:pPr>
            <w:pStyle w:val="Heading3"/>
          </w:pPr>
        </w:pPrChange>
      </w:pPr>
      <w:del w:id="51" w:author="thanhnv118" w:date="2023-04-20T08:17:00Z">
        <w:r w:rsidRPr="00A70AA6" w:rsidDel="00EB067B">
          <w:rPr>
            <w:noProof/>
            <w:color w:val="707070" w:themeColor="text2"/>
          </w:rPr>
          <w:delText>Kỹ năng lập trình C trên Linux</w:delText>
        </w:r>
      </w:del>
    </w:p>
    <w:p w14:paraId="52EC2FC2" w14:textId="449CD898" w:rsidR="0046634B" w:rsidRPr="00A70AA6" w:rsidDel="00EB067B" w:rsidRDefault="00A857C4">
      <w:pPr>
        <w:pStyle w:val="Heading3"/>
        <w:ind w:left="360" w:firstLine="360"/>
        <w:rPr>
          <w:del w:id="52" w:author="thanhnv118" w:date="2023-04-20T08:17:00Z"/>
          <w:color w:val="707070" w:themeColor="text2"/>
        </w:rPr>
        <w:pPrChange w:id="53" w:author="thanhnv118" w:date="2023-04-20T08:28:00Z">
          <w:pPr>
            <w:pStyle w:val="Heading3"/>
          </w:pPr>
        </w:pPrChange>
      </w:pPr>
      <w:del w:id="54" w:author="thanhnv118" w:date="2023-04-20T08:17:00Z">
        <w:r w:rsidDel="00EB067B">
          <w:rPr>
            <w:color w:val="707070" w:themeColor="text2"/>
          </w:rPr>
          <w:delText>Cập nhật và áp dụng công nghệ mới nhất về tăng tốc dữ liệu</w:delText>
        </w:r>
      </w:del>
    </w:p>
    <w:p w14:paraId="49F0F533" w14:textId="329267EE" w:rsidR="00921F56" w:rsidRPr="00A70AA6" w:rsidDel="00EB067B" w:rsidRDefault="00921F56">
      <w:pPr>
        <w:pStyle w:val="Heading1"/>
        <w:ind w:firstLine="360"/>
        <w:rPr>
          <w:del w:id="55" w:author="thanhnv118" w:date="2023-04-20T08:17:00Z"/>
          <w:b/>
          <w:color w:val="0070C0"/>
          <w:lang w:val="en-US"/>
        </w:rPr>
        <w:pPrChange w:id="56" w:author="thanhnv118" w:date="2023-04-20T08:28:00Z">
          <w:pPr>
            <w:pStyle w:val="Heading1"/>
          </w:pPr>
        </w:pPrChange>
      </w:pPr>
      <w:del w:id="57" w:author="thanhnv118" w:date="2023-04-20T08:17:00Z">
        <w:r w:rsidRPr="00A70AA6" w:rsidDel="00EB067B">
          <w:rPr>
            <w:color w:val="0070C0"/>
          </w:rPr>
          <w:delText>Thời</w:delText>
        </w:r>
        <w:r w:rsidRPr="00A70AA6" w:rsidDel="00EB067B">
          <w:rPr>
            <w:b/>
            <w:color w:val="0070C0"/>
            <w:lang w:val="en-US"/>
          </w:rPr>
          <w:delText xml:space="preserve"> </w:delText>
        </w:r>
        <w:r w:rsidRPr="00A70AA6" w:rsidDel="00EB067B">
          <w:rPr>
            <w:color w:val="0070C0"/>
          </w:rPr>
          <w:delText>gian</w:delText>
        </w:r>
        <w:r w:rsidR="00B10F19" w:rsidRPr="00A70AA6" w:rsidDel="00EB067B">
          <w:rPr>
            <w:b/>
            <w:color w:val="0070C0"/>
            <w:lang w:val="vi-VN"/>
          </w:rPr>
          <w:delText xml:space="preserve"> </w:delText>
        </w:r>
        <w:r w:rsidR="00B10F19" w:rsidRPr="00A70AA6" w:rsidDel="00EB067B">
          <w:rPr>
            <w:color w:val="0070C0"/>
          </w:rPr>
          <w:delText>&amp;</w:delText>
        </w:r>
        <w:r w:rsidR="00B10F19" w:rsidRPr="00A70AA6" w:rsidDel="00EB067B">
          <w:rPr>
            <w:b/>
            <w:color w:val="0070C0"/>
            <w:lang w:val="vi-VN"/>
          </w:rPr>
          <w:delText xml:space="preserve"> </w:delText>
        </w:r>
        <w:r w:rsidR="00B10F19" w:rsidRPr="00A70AA6" w:rsidDel="00EB067B">
          <w:rPr>
            <w:color w:val="0070C0"/>
          </w:rPr>
          <w:delText>địa</w:delText>
        </w:r>
        <w:r w:rsidR="00B10F19" w:rsidRPr="00A70AA6" w:rsidDel="00EB067B">
          <w:rPr>
            <w:b/>
            <w:color w:val="0070C0"/>
            <w:lang w:val="vi-VN"/>
          </w:rPr>
          <w:delText xml:space="preserve"> </w:delText>
        </w:r>
        <w:r w:rsidR="00B10F19" w:rsidRPr="00A70AA6" w:rsidDel="00EB067B">
          <w:rPr>
            <w:color w:val="0070C0"/>
          </w:rPr>
          <w:delText>điểm</w:delText>
        </w:r>
      </w:del>
    </w:p>
    <w:p w14:paraId="7124FE0D" w14:textId="49C544C4" w:rsidR="00726688" w:rsidRPr="00A70AA6" w:rsidDel="00EB067B" w:rsidRDefault="00726688">
      <w:pPr>
        <w:pStyle w:val="Heading3"/>
        <w:ind w:left="360" w:firstLine="360"/>
        <w:rPr>
          <w:del w:id="58" w:author="thanhnv118" w:date="2023-04-20T08:17:00Z"/>
          <w:color w:val="707070" w:themeColor="text2"/>
          <w:szCs w:val="22"/>
          <w:lang w:val="vi-VN"/>
        </w:rPr>
        <w:pPrChange w:id="59" w:author="thanhnv118" w:date="2023-04-20T08:28:00Z">
          <w:pPr>
            <w:pStyle w:val="Heading3"/>
          </w:pPr>
        </w:pPrChange>
      </w:pPr>
      <w:del w:id="60" w:author="thanhnv118" w:date="2023-04-20T08:17:00Z">
        <w:r w:rsidRPr="00A70AA6" w:rsidDel="00EB067B">
          <w:rPr>
            <w:color w:val="707070" w:themeColor="text2"/>
            <w:szCs w:val="22"/>
            <w:lang w:val="en-US"/>
          </w:rPr>
          <w:delText xml:space="preserve">Buổi 1: </w:delText>
        </w:r>
      </w:del>
    </w:p>
    <w:p w14:paraId="59EAC91F" w14:textId="48076947" w:rsidR="00726688" w:rsidRPr="00A70AA6" w:rsidDel="00EB067B" w:rsidRDefault="00726688">
      <w:pPr>
        <w:numPr>
          <w:ilvl w:val="1"/>
          <w:numId w:val="2"/>
        </w:numPr>
        <w:spacing w:before="120" w:after="0"/>
        <w:ind w:left="360" w:firstLine="360"/>
        <w:contextualSpacing/>
        <w:jc w:val="both"/>
        <w:rPr>
          <w:del w:id="61" w:author="thanhnv118" w:date="2023-04-20T08:17:00Z"/>
          <w:rFonts w:asciiTheme="majorHAnsi" w:hAnsiTheme="majorHAnsi"/>
          <w:color w:val="707070" w:themeColor="text2"/>
          <w:lang w:val="vi-VN"/>
        </w:rPr>
        <w:pPrChange w:id="62" w:author="thanhnv118" w:date="2023-04-20T08:28:00Z">
          <w:pPr>
            <w:numPr>
              <w:ilvl w:val="1"/>
              <w:numId w:val="2"/>
            </w:numPr>
            <w:spacing w:before="120" w:after="0"/>
            <w:ind w:left="2160" w:hanging="360"/>
            <w:contextualSpacing/>
            <w:jc w:val="both"/>
          </w:pPr>
        </w:pPrChange>
      </w:pPr>
      <w:del w:id="63" w:author="thanhnv118" w:date="2023-04-20T08:17:00Z">
        <w:r w:rsidRPr="00F6473E" w:rsidDel="00EB067B">
          <w:rPr>
            <w:rFonts w:asciiTheme="majorHAnsi" w:hAnsiTheme="majorHAnsi"/>
            <w:color w:val="707070" w:themeColor="text2"/>
            <w:lang w:val="vi-VN"/>
          </w:rPr>
          <w:delText xml:space="preserve">Nội dung: </w:delText>
        </w:r>
        <w:r w:rsidR="00A857C4" w:rsidDel="00EB067B">
          <w:rPr>
            <w:rFonts w:asciiTheme="majorHAnsi" w:hAnsiTheme="majorHAnsi"/>
            <w:color w:val="707070" w:themeColor="text2"/>
            <w:lang w:val="en-US"/>
          </w:rPr>
          <w:delText>Truyền dữ liệu tốc độ cao trong mạng</w:delText>
        </w:r>
        <w:r w:rsidR="00DA44FE" w:rsidDel="00EB067B">
          <w:rPr>
            <w:rFonts w:asciiTheme="majorHAnsi" w:hAnsiTheme="majorHAnsi"/>
            <w:color w:val="707070" w:themeColor="text2"/>
            <w:lang w:val="vi-VN"/>
          </w:rPr>
          <w:delText xml:space="preserve"> </w:delText>
        </w:r>
        <w:r w:rsidR="00FB6534" w:rsidRPr="005A0626" w:rsidDel="00EB067B">
          <w:rPr>
            <w:rFonts w:asciiTheme="majorHAnsi" w:hAnsiTheme="majorHAnsi"/>
            <w:color w:val="707070" w:themeColor="text2"/>
            <w:lang w:val="vi-VN"/>
          </w:rPr>
          <w:delText>5G</w:delText>
        </w:r>
      </w:del>
    </w:p>
    <w:p w14:paraId="32617ECB" w14:textId="6B55C887" w:rsidR="00726688" w:rsidRPr="00155360" w:rsidDel="00EB067B" w:rsidRDefault="00F71DDE">
      <w:pPr>
        <w:numPr>
          <w:ilvl w:val="1"/>
          <w:numId w:val="2"/>
        </w:numPr>
        <w:spacing w:before="120" w:after="0"/>
        <w:ind w:left="360" w:firstLine="360"/>
        <w:contextualSpacing/>
        <w:jc w:val="both"/>
        <w:rPr>
          <w:del w:id="64" w:author="thanhnv118" w:date="2023-04-20T08:17:00Z"/>
          <w:rFonts w:asciiTheme="majorHAnsi" w:hAnsiTheme="majorHAnsi"/>
          <w:color w:val="707070" w:themeColor="text2"/>
          <w:lang w:val="vi-VN"/>
        </w:rPr>
        <w:pPrChange w:id="65" w:author="thanhnv118" w:date="2023-04-20T08:28:00Z">
          <w:pPr>
            <w:numPr>
              <w:ilvl w:val="1"/>
              <w:numId w:val="2"/>
            </w:numPr>
            <w:spacing w:before="120" w:after="0"/>
            <w:ind w:left="2160" w:hanging="360"/>
            <w:contextualSpacing/>
            <w:jc w:val="both"/>
          </w:pPr>
        </w:pPrChange>
      </w:pPr>
      <w:del w:id="66" w:author="thanhnv118" w:date="2023-04-20T08:17:00Z">
        <w:r w:rsidDel="00EB067B">
          <w:rPr>
            <w:rFonts w:asciiTheme="majorHAnsi" w:hAnsiTheme="majorHAnsi"/>
            <w:color w:val="707070" w:themeColor="text2"/>
            <w:lang w:val="en-US"/>
          </w:rPr>
          <w:delText>Sáng n</w:delText>
        </w:r>
        <w:r w:rsidR="00E56EFF" w:rsidRPr="00155360" w:rsidDel="00EB067B">
          <w:rPr>
            <w:rFonts w:asciiTheme="majorHAnsi" w:hAnsiTheme="majorHAnsi"/>
            <w:color w:val="707070" w:themeColor="text2"/>
            <w:lang w:val="en-US"/>
          </w:rPr>
          <w:delText>gày</w:delText>
        </w:r>
        <w:r w:rsidR="00921F56" w:rsidRPr="00155360" w:rsidDel="00EB067B">
          <w:rPr>
            <w:rFonts w:asciiTheme="majorHAnsi" w:hAnsiTheme="majorHAnsi"/>
            <w:color w:val="707070" w:themeColor="text2"/>
            <w:lang w:val="en-US"/>
          </w:rPr>
          <w:delText xml:space="preserve"> 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15</w:delText>
        </w:r>
        <w:r w:rsidR="00E56EFF" w:rsidRPr="00155360" w:rsidDel="00EB067B">
          <w:rPr>
            <w:rFonts w:asciiTheme="majorHAnsi" w:hAnsiTheme="majorHAnsi"/>
            <w:color w:val="707070" w:themeColor="text2"/>
            <w:lang w:val="en-US"/>
          </w:rPr>
          <w:delText>/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04</w:delText>
        </w:r>
        <w:r w:rsidR="00E56EFF" w:rsidRPr="00155360" w:rsidDel="00EB067B">
          <w:rPr>
            <w:rFonts w:asciiTheme="majorHAnsi" w:hAnsiTheme="majorHAnsi"/>
            <w:color w:val="707070" w:themeColor="text2"/>
            <w:lang w:val="en-US"/>
          </w:rPr>
          <w:delText>;</w:delText>
        </w:r>
      </w:del>
    </w:p>
    <w:p w14:paraId="3BFB898F" w14:textId="33CB832E" w:rsidR="00921F56" w:rsidRPr="00155360" w:rsidDel="00EB067B" w:rsidRDefault="00726688">
      <w:pPr>
        <w:numPr>
          <w:ilvl w:val="1"/>
          <w:numId w:val="2"/>
        </w:numPr>
        <w:spacing w:before="120" w:after="0"/>
        <w:ind w:left="360" w:firstLine="360"/>
        <w:contextualSpacing/>
        <w:jc w:val="both"/>
        <w:rPr>
          <w:del w:id="67" w:author="thanhnv118" w:date="2023-04-20T08:17:00Z"/>
          <w:rFonts w:asciiTheme="majorHAnsi" w:hAnsiTheme="majorHAnsi"/>
          <w:color w:val="707070" w:themeColor="text2"/>
          <w:lang w:val="vi-VN"/>
        </w:rPr>
        <w:pPrChange w:id="68" w:author="thanhnv118" w:date="2023-04-20T08:28:00Z">
          <w:pPr>
            <w:numPr>
              <w:ilvl w:val="1"/>
              <w:numId w:val="2"/>
            </w:numPr>
            <w:spacing w:before="120" w:after="0"/>
            <w:ind w:left="2160" w:hanging="360"/>
            <w:contextualSpacing/>
            <w:jc w:val="both"/>
          </w:pPr>
        </w:pPrChange>
      </w:pPr>
      <w:del w:id="69" w:author="thanhnv118" w:date="2023-04-20T08:17:00Z">
        <w:r w:rsidRPr="00155360" w:rsidDel="00EB067B">
          <w:rPr>
            <w:rFonts w:asciiTheme="majorHAnsi" w:hAnsiTheme="majorHAnsi"/>
            <w:color w:val="707070" w:themeColor="text2"/>
            <w:lang w:val="vi-VN"/>
          </w:rPr>
          <w:delText xml:space="preserve">Phòng </w:delText>
        </w:r>
        <w:r w:rsidR="00F716F7" w:rsidRPr="005A0626" w:rsidDel="00EB067B">
          <w:rPr>
            <w:rFonts w:asciiTheme="majorHAnsi" w:hAnsiTheme="majorHAnsi"/>
            <w:color w:val="707070" w:themeColor="text2"/>
            <w:lang w:val="vi-VN"/>
          </w:rPr>
          <w:delText>học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:</w:delText>
        </w:r>
        <w:r w:rsidR="00C51535" w:rsidRPr="005A0626" w:rsidDel="00EB067B">
          <w:rPr>
            <w:rFonts w:asciiTheme="majorHAnsi" w:hAnsiTheme="majorHAnsi"/>
            <w:color w:val="707070" w:themeColor="text2"/>
            <w:lang w:val="vi-VN"/>
          </w:rPr>
          <w:delText xml:space="preserve"> 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Viettel LAB</w:delText>
        </w:r>
      </w:del>
    </w:p>
    <w:p w14:paraId="69F2F22B" w14:textId="29ECCAB7" w:rsidR="00726688" w:rsidRPr="00A70AA6" w:rsidDel="00EB067B" w:rsidRDefault="00726688">
      <w:pPr>
        <w:pStyle w:val="Heading3"/>
        <w:ind w:left="360" w:firstLine="360"/>
        <w:rPr>
          <w:del w:id="70" w:author="thanhnv118" w:date="2023-04-20T08:17:00Z"/>
          <w:color w:val="707070" w:themeColor="text2"/>
          <w:szCs w:val="22"/>
          <w:lang w:val="vi-VN"/>
        </w:rPr>
        <w:pPrChange w:id="71" w:author="thanhnv118" w:date="2023-04-20T08:28:00Z">
          <w:pPr>
            <w:pStyle w:val="Heading3"/>
          </w:pPr>
        </w:pPrChange>
      </w:pPr>
      <w:del w:id="72" w:author="thanhnv118" w:date="2023-04-20T08:17:00Z">
        <w:r w:rsidRPr="00A70AA6" w:rsidDel="00EB067B">
          <w:rPr>
            <w:color w:val="707070" w:themeColor="text2"/>
            <w:szCs w:val="22"/>
            <w:lang w:val="en-US"/>
          </w:rPr>
          <w:delText>Buổi 2</w:delText>
        </w:r>
        <w:r w:rsidR="00921F56" w:rsidRPr="00A70AA6" w:rsidDel="00EB067B">
          <w:rPr>
            <w:color w:val="707070" w:themeColor="text2"/>
            <w:szCs w:val="22"/>
            <w:lang w:val="en-US"/>
          </w:rPr>
          <w:delText xml:space="preserve">: </w:delText>
        </w:r>
      </w:del>
    </w:p>
    <w:p w14:paraId="64040898" w14:textId="53ED63EA" w:rsidR="00726688" w:rsidRPr="00A70AA6" w:rsidDel="00EB067B" w:rsidRDefault="00726688">
      <w:pPr>
        <w:numPr>
          <w:ilvl w:val="1"/>
          <w:numId w:val="2"/>
        </w:numPr>
        <w:spacing w:before="120" w:after="0"/>
        <w:ind w:left="360" w:firstLine="360"/>
        <w:contextualSpacing/>
        <w:jc w:val="both"/>
        <w:rPr>
          <w:del w:id="73" w:author="thanhnv118" w:date="2023-04-20T08:17:00Z"/>
          <w:rFonts w:asciiTheme="majorHAnsi" w:hAnsiTheme="majorHAnsi"/>
          <w:color w:val="707070" w:themeColor="text2"/>
          <w:lang w:val="vi-VN"/>
        </w:rPr>
        <w:pPrChange w:id="74" w:author="thanhnv118" w:date="2023-04-20T08:28:00Z">
          <w:pPr>
            <w:numPr>
              <w:ilvl w:val="1"/>
              <w:numId w:val="2"/>
            </w:numPr>
            <w:spacing w:before="120" w:after="0"/>
            <w:ind w:left="2160" w:hanging="360"/>
            <w:contextualSpacing/>
            <w:jc w:val="both"/>
          </w:pPr>
        </w:pPrChange>
      </w:pPr>
      <w:del w:id="75" w:author="thanhnv118" w:date="2023-04-20T08:17:00Z">
        <w:r w:rsidRPr="00F6473E" w:rsidDel="00EB067B">
          <w:rPr>
            <w:rFonts w:asciiTheme="majorHAnsi" w:hAnsiTheme="majorHAnsi"/>
            <w:color w:val="707070" w:themeColor="text2"/>
            <w:lang w:val="vi-VN"/>
          </w:rPr>
          <w:delText xml:space="preserve">Nội dung: </w:delText>
        </w:r>
        <w:r w:rsidR="00A857C4" w:rsidDel="00EB067B">
          <w:rPr>
            <w:rFonts w:asciiTheme="majorHAnsi" w:hAnsiTheme="majorHAnsi"/>
            <w:color w:val="707070" w:themeColor="text2"/>
            <w:lang w:val="vi-VN"/>
          </w:rPr>
          <w:delText>Kỹ thuật tăng tốc truyền dữ liệu trong mạng 5G</w:delText>
        </w:r>
      </w:del>
    </w:p>
    <w:p w14:paraId="6ABB4FEF" w14:textId="559DFA84" w:rsidR="00726688" w:rsidRPr="00155360" w:rsidDel="00EB067B" w:rsidRDefault="00F71DDE">
      <w:pPr>
        <w:numPr>
          <w:ilvl w:val="1"/>
          <w:numId w:val="2"/>
        </w:numPr>
        <w:spacing w:before="120" w:after="0"/>
        <w:ind w:left="360" w:firstLine="360"/>
        <w:contextualSpacing/>
        <w:jc w:val="both"/>
        <w:rPr>
          <w:del w:id="76" w:author="thanhnv118" w:date="2023-04-20T08:17:00Z"/>
          <w:rFonts w:asciiTheme="majorHAnsi" w:hAnsiTheme="majorHAnsi"/>
          <w:color w:val="707070" w:themeColor="text2"/>
          <w:lang w:val="vi-VN"/>
        </w:rPr>
        <w:pPrChange w:id="77" w:author="thanhnv118" w:date="2023-04-20T08:28:00Z">
          <w:pPr>
            <w:numPr>
              <w:ilvl w:val="1"/>
              <w:numId w:val="2"/>
            </w:numPr>
            <w:spacing w:before="120" w:after="0"/>
            <w:ind w:left="2160" w:hanging="360"/>
            <w:contextualSpacing/>
            <w:jc w:val="both"/>
          </w:pPr>
        </w:pPrChange>
      </w:pPr>
      <w:del w:id="78" w:author="thanhnv118" w:date="2023-04-20T08:17:00Z">
        <w:r w:rsidDel="00EB067B">
          <w:rPr>
            <w:rFonts w:asciiTheme="majorHAnsi" w:hAnsiTheme="majorHAnsi"/>
            <w:color w:val="707070" w:themeColor="text2"/>
            <w:lang w:val="en-US"/>
          </w:rPr>
          <w:delText>Sáng n</w:delText>
        </w:r>
        <w:r w:rsidR="00155360" w:rsidRPr="00155360" w:rsidDel="00EB067B">
          <w:rPr>
            <w:rFonts w:asciiTheme="majorHAnsi" w:hAnsiTheme="majorHAnsi"/>
            <w:color w:val="707070" w:themeColor="text2"/>
            <w:lang w:val="en-US"/>
          </w:rPr>
          <w:delText xml:space="preserve">gày 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15</w:delText>
        </w:r>
        <w:r w:rsidR="00726688" w:rsidRPr="00155360" w:rsidDel="00EB067B">
          <w:rPr>
            <w:rFonts w:asciiTheme="majorHAnsi" w:hAnsiTheme="majorHAnsi"/>
            <w:color w:val="707070" w:themeColor="text2"/>
            <w:lang w:val="en-US"/>
          </w:rPr>
          <w:delText>/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04</w:delText>
        </w:r>
        <w:r w:rsidR="00726688" w:rsidRPr="00155360" w:rsidDel="00EB067B">
          <w:rPr>
            <w:rFonts w:asciiTheme="majorHAnsi" w:hAnsiTheme="majorHAnsi"/>
            <w:color w:val="707070" w:themeColor="text2"/>
            <w:lang w:val="en-US"/>
          </w:rPr>
          <w:delText>;</w:delText>
        </w:r>
      </w:del>
    </w:p>
    <w:p w14:paraId="759A7F49" w14:textId="22653173" w:rsidR="00646E16" w:rsidRPr="00455367" w:rsidDel="00EB067B" w:rsidRDefault="00455367">
      <w:pPr>
        <w:numPr>
          <w:ilvl w:val="1"/>
          <w:numId w:val="2"/>
        </w:numPr>
        <w:spacing w:before="120" w:after="0"/>
        <w:ind w:left="360" w:firstLine="360"/>
        <w:contextualSpacing/>
        <w:jc w:val="both"/>
        <w:rPr>
          <w:del w:id="79" w:author="thanhnv118" w:date="2023-04-20T08:17:00Z"/>
          <w:rFonts w:asciiTheme="majorHAnsi" w:hAnsiTheme="majorHAnsi"/>
          <w:color w:val="707070" w:themeColor="text2"/>
          <w:lang w:val="vi-VN"/>
        </w:rPr>
        <w:pPrChange w:id="80" w:author="thanhnv118" w:date="2023-04-20T08:28:00Z">
          <w:pPr>
            <w:numPr>
              <w:ilvl w:val="1"/>
              <w:numId w:val="2"/>
            </w:numPr>
            <w:spacing w:before="120" w:after="0"/>
            <w:ind w:left="2160" w:hanging="360"/>
            <w:contextualSpacing/>
            <w:jc w:val="both"/>
          </w:pPr>
        </w:pPrChange>
      </w:pPr>
      <w:del w:id="81" w:author="thanhnv118" w:date="2023-04-20T08:17:00Z">
        <w:r w:rsidRPr="00155360" w:rsidDel="00EB067B">
          <w:rPr>
            <w:rFonts w:asciiTheme="majorHAnsi" w:hAnsiTheme="majorHAnsi"/>
            <w:color w:val="707070" w:themeColor="text2"/>
            <w:lang w:val="vi-VN"/>
          </w:rPr>
          <w:delText xml:space="preserve">Phòng </w:delText>
        </w:r>
        <w:r w:rsidRPr="005A0626" w:rsidDel="00EB067B">
          <w:rPr>
            <w:rFonts w:asciiTheme="majorHAnsi" w:hAnsiTheme="majorHAnsi"/>
            <w:color w:val="707070" w:themeColor="text2"/>
            <w:lang w:val="vi-VN"/>
          </w:rPr>
          <w:delText>học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:</w:delText>
        </w:r>
        <w:r w:rsidRPr="005A0626" w:rsidDel="00EB067B">
          <w:rPr>
            <w:rFonts w:asciiTheme="majorHAnsi" w:hAnsiTheme="majorHAnsi"/>
            <w:color w:val="707070" w:themeColor="text2"/>
            <w:lang w:val="vi-VN"/>
          </w:rPr>
          <w:delText xml:space="preserve"> 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Viettel LAB</w:delText>
        </w:r>
      </w:del>
    </w:p>
    <w:p w14:paraId="1B826275" w14:textId="0EDC231A" w:rsidR="00726688" w:rsidRPr="00A70AA6" w:rsidDel="00EB067B" w:rsidRDefault="00726688">
      <w:pPr>
        <w:pStyle w:val="Heading3"/>
        <w:ind w:left="360" w:firstLine="360"/>
        <w:rPr>
          <w:del w:id="82" w:author="thanhnv118" w:date="2023-04-20T08:17:00Z"/>
          <w:color w:val="707070" w:themeColor="text2"/>
          <w:szCs w:val="22"/>
          <w:lang w:val="vi-VN"/>
        </w:rPr>
        <w:pPrChange w:id="83" w:author="thanhnv118" w:date="2023-04-20T08:28:00Z">
          <w:pPr>
            <w:pStyle w:val="Heading3"/>
          </w:pPr>
        </w:pPrChange>
      </w:pPr>
      <w:del w:id="84" w:author="thanhnv118" w:date="2023-04-20T08:17:00Z">
        <w:r w:rsidRPr="00A70AA6" w:rsidDel="00EB067B">
          <w:rPr>
            <w:color w:val="707070" w:themeColor="text2"/>
            <w:szCs w:val="22"/>
            <w:lang w:val="vi-VN"/>
          </w:rPr>
          <w:delText>Buổi 3</w:delText>
        </w:r>
      </w:del>
    </w:p>
    <w:p w14:paraId="2FB5FE5F" w14:textId="13050FBE" w:rsidR="00726688" w:rsidRPr="00A70AA6" w:rsidDel="00EB067B" w:rsidRDefault="00726688">
      <w:pPr>
        <w:numPr>
          <w:ilvl w:val="1"/>
          <w:numId w:val="2"/>
        </w:numPr>
        <w:spacing w:before="120" w:after="0"/>
        <w:ind w:left="360" w:firstLine="360"/>
        <w:contextualSpacing/>
        <w:jc w:val="both"/>
        <w:rPr>
          <w:del w:id="85" w:author="thanhnv118" w:date="2023-04-20T08:17:00Z"/>
          <w:rFonts w:asciiTheme="majorHAnsi" w:hAnsiTheme="majorHAnsi"/>
          <w:color w:val="707070" w:themeColor="text2"/>
          <w:lang w:val="vi-VN"/>
        </w:rPr>
        <w:pPrChange w:id="86" w:author="thanhnv118" w:date="2023-04-20T08:28:00Z">
          <w:pPr>
            <w:numPr>
              <w:ilvl w:val="1"/>
              <w:numId w:val="2"/>
            </w:numPr>
            <w:spacing w:before="120" w:after="0"/>
            <w:ind w:left="2160" w:hanging="360"/>
            <w:contextualSpacing/>
            <w:jc w:val="both"/>
          </w:pPr>
        </w:pPrChange>
      </w:pPr>
      <w:del w:id="87" w:author="thanhnv118" w:date="2023-04-20T08:17:00Z">
        <w:r w:rsidRPr="00A70AA6" w:rsidDel="00EB067B">
          <w:rPr>
            <w:rFonts w:asciiTheme="majorHAnsi" w:hAnsiTheme="majorHAnsi"/>
            <w:color w:val="707070" w:themeColor="text2"/>
            <w:lang w:val="vi-VN"/>
          </w:rPr>
          <w:delText xml:space="preserve">Nội dung: </w:delText>
        </w:r>
        <w:r w:rsidR="004B7ED1" w:rsidRPr="005A0626" w:rsidDel="00EB067B">
          <w:rPr>
            <w:rFonts w:asciiTheme="majorHAnsi" w:hAnsiTheme="majorHAnsi"/>
            <w:color w:val="707070" w:themeColor="text2"/>
            <w:lang w:val="vi-VN"/>
          </w:rPr>
          <w:delText>Thự</w:delText>
        </w:r>
        <w:r w:rsidR="00E133E5" w:rsidRPr="005A0626" w:rsidDel="00EB067B">
          <w:rPr>
            <w:rFonts w:asciiTheme="majorHAnsi" w:hAnsiTheme="majorHAnsi"/>
            <w:color w:val="707070" w:themeColor="text2"/>
            <w:lang w:val="vi-VN"/>
          </w:rPr>
          <w:delText xml:space="preserve">c hành 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kỹ thuật tăng tốc truyền dữ liệu trên 5G</w:delText>
        </w:r>
      </w:del>
    </w:p>
    <w:p w14:paraId="6C40C41E" w14:textId="6FD38E1B" w:rsidR="00726688" w:rsidRPr="00155360" w:rsidDel="00EB067B" w:rsidRDefault="00F71DDE">
      <w:pPr>
        <w:numPr>
          <w:ilvl w:val="1"/>
          <w:numId w:val="2"/>
        </w:numPr>
        <w:spacing w:before="120" w:after="0"/>
        <w:ind w:left="360" w:firstLine="360"/>
        <w:contextualSpacing/>
        <w:jc w:val="both"/>
        <w:rPr>
          <w:del w:id="88" w:author="thanhnv118" w:date="2023-04-20T08:17:00Z"/>
          <w:rFonts w:asciiTheme="majorHAnsi" w:hAnsiTheme="majorHAnsi"/>
          <w:color w:val="707070" w:themeColor="text2"/>
          <w:lang w:val="vi-VN"/>
        </w:rPr>
        <w:pPrChange w:id="89" w:author="thanhnv118" w:date="2023-04-20T08:28:00Z">
          <w:pPr>
            <w:numPr>
              <w:ilvl w:val="1"/>
              <w:numId w:val="2"/>
            </w:numPr>
            <w:spacing w:before="120" w:after="0"/>
            <w:ind w:left="2160" w:hanging="360"/>
            <w:contextualSpacing/>
            <w:jc w:val="both"/>
          </w:pPr>
        </w:pPrChange>
      </w:pPr>
      <w:del w:id="90" w:author="thanhnv118" w:date="2023-04-20T08:17:00Z">
        <w:r w:rsidDel="00EB067B">
          <w:rPr>
            <w:rFonts w:asciiTheme="majorHAnsi" w:hAnsiTheme="majorHAnsi"/>
            <w:color w:val="707070" w:themeColor="text2"/>
            <w:lang w:val="en-US"/>
          </w:rPr>
          <w:delText xml:space="preserve">Sáng </w:delText>
        </w:r>
        <w:r w:rsidDel="00EB067B">
          <w:rPr>
            <w:rFonts w:asciiTheme="majorHAnsi" w:hAnsiTheme="majorHAnsi"/>
            <w:color w:val="707070" w:themeColor="text2"/>
            <w:lang w:val="vi-VN"/>
          </w:rPr>
          <w:delText>n</w:delText>
        </w:r>
        <w:r w:rsidR="009F6747" w:rsidRPr="00155360" w:rsidDel="00EB067B">
          <w:rPr>
            <w:rFonts w:asciiTheme="majorHAnsi" w:hAnsiTheme="majorHAnsi"/>
            <w:color w:val="707070" w:themeColor="text2"/>
            <w:lang w:val="vi-VN"/>
          </w:rPr>
          <w:delText xml:space="preserve">gày 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22</w:delText>
        </w:r>
        <w:r w:rsidR="00155360" w:rsidRPr="00155360" w:rsidDel="00EB067B">
          <w:rPr>
            <w:rFonts w:asciiTheme="majorHAnsi" w:hAnsiTheme="majorHAnsi"/>
            <w:color w:val="707070" w:themeColor="text2"/>
            <w:lang w:val="en-US"/>
          </w:rPr>
          <w:delText>/</w:delText>
        </w:r>
        <w:r w:rsidR="00DA44FE" w:rsidDel="00EB067B">
          <w:rPr>
            <w:rFonts w:asciiTheme="majorHAnsi" w:hAnsiTheme="majorHAnsi"/>
            <w:color w:val="707070" w:themeColor="text2"/>
            <w:lang w:val="en-US"/>
          </w:rPr>
          <w:delText>0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4</w:delText>
        </w:r>
        <w:r w:rsidR="00726688" w:rsidRPr="00155360" w:rsidDel="00EB067B">
          <w:rPr>
            <w:rFonts w:asciiTheme="majorHAnsi" w:hAnsiTheme="majorHAnsi"/>
            <w:color w:val="707070" w:themeColor="text2"/>
            <w:lang w:val="vi-VN"/>
          </w:rPr>
          <w:delText>;</w:delText>
        </w:r>
      </w:del>
    </w:p>
    <w:p w14:paraId="43121871" w14:textId="187670A7" w:rsidR="00646E16" w:rsidRPr="00455367" w:rsidDel="00EB067B" w:rsidRDefault="00455367">
      <w:pPr>
        <w:numPr>
          <w:ilvl w:val="1"/>
          <w:numId w:val="2"/>
        </w:numPr>
        <w:spacing w:before="120" w:after="0"/>
        <w:ind w:left="360" w:firstLine="360"/>
        <w:contextualSpacing/>
        <w:jc w:val="both"/>
        <w:rPr>
          <w:del w:id="91" w:author="thanhnv118" w:date="2023-04-20T08:17:00Z"/>
          <w:rFonts w:asciiTheme="majorHAnsi" w:hAnsiTheme="majorHAnsi"/>
          <w:color w:val="707070" w:themeColor="text2"/>
          <w:lang w:val="vi-VN"/>
        </w:rPr>
        <w:pPrChange w:id="92" w:author="thanhnv118" w:date="2023-04-20T08:28:00Z">
          <w:pPr>
            <w:numPr>
              <w:ilvl w:val="1"/>
              <w:numId w:val="2"/>
            </w:numPr>
            <w:spacing w:before="120" w:after="0"/>
            <w:ind w:left="2160" w:hanging="360"/>
            <w:contextualSpacing/>
            <w:jc w:val="both"/>
          </w:pPr>
        </w:pPrChange>
      </w:pPr>
      <w:del w:id="93" w:author="thanhnv118" w:date="2023-04-20T08:17:00Z">
        <w:r w:rsidRPr="00155360" w:rsidDel="00EB067B">
          <w:rPr>
            <w:rFonts w:asciiTheme="majorHAnsi" w:hAnsiTheme="majorHAnsi"/>
            <w:color w:val="707070" w:themeColor="text2"/>
            <w:lang w:val="vi-VN"/>
          </w:rPr>
          <w:delText xml:space="preserve">Phòng </w:delText>
        </w:r>
        <w:r w:rsidRPr="005A0626" w:rsidDel="00EB067B">
          <w:rPr>
            <w:rFonts w:asciiTheme="majorHAnsi" w:hAnsiTheme="majorHAnsi"/>
            <w:color w:val="707070" w:themeColor="text2"/>
            <w:lang w:val="vi-VN"/>
          </w:rPr>
          <w:delText>học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:</w:delText>
        </w:r>
        <w:r w:rsidRPr="005A0626" w:rsidDel="00EB067B">
          <w:rPr>
            <w:rFonts w:asciiTheme="majorHAnsi" w:hAnsiTheme="majorHAnsi"/>
            <w:color w:val="707070" w:themeColor="text2"/>
            <w:lang w:val="vi-VN"/>
          </w:rPr>
          <w:delText xml:space="preserve"> 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Viettel LAB</w:delText>
        </w:r>
      </w:del>
    </w:p>
    <w:p w14:paraId="6898AF5C" w14:textId="374D9FA7" w:rsidR="00C51535" w:rsidRPr="00A70AA6" w:rsidDel="00EB067B" w:rsidRDefault="00C51535">
      <w:pPr>
        <w:pStyle w:val="Heading3"/>
        <w:ind w:left="360" w:firstLine="360"/>
        <w:rPr>
          <w:del w:id="94" w:author="thanhnv118" w:date="2023-04-20T08:17:00Z"/>
          <w:color w:val="707070" w:themeColor="text2"/>
          <w:szCs w:val="22"/>
          <w:lang w:val="vi-VN"/>
        </w:rPr>
        <w:pPrChange w:id="95" w:author="thanhnv118" w:date="2023-04-20T08:28:00Z">
          <w:pPr>
            <w:pStyle w:val="Heading3"/>
          </w:pPr>
        </w:pPrChange>
      </w:pPr>
      <w:del w:id="96" w:author="thanhnv118" w:date="2023-04-20T08:17:00Z">
        <w:r w:rsidRPr="00A70AA6" w:rsidDel="00EB067B">
          <w:rPr>
            <w:color w:val="707070" w:themeColor="text2"/>
            <w:szCs w:val="22"/>
            <w:lang w:val="vi-VN"/>
          </w:rPr>
          <w:delText>Buổ</w:delText>
        </w:r>
        <w:r w:rsidDel="00EB067B">
          <w:rPr>
            <w:color w:val="707070" w:themeColor="text2"/>
            <w:szCs w:val="22"/>
            <w:lang w:val="vi-VN"/>
          </w:rPr>
          <w:delText>i 4</w:delText>
        </w:r>
      </w:del>
    </w:p>
    <w:p w14:paraId="448C4911" w14:textId="04293896" w:rsidR="00C51535" w:rsidRPr="00A70AA6" w:rsidDel="00EB067B" w:rsidRDefault="00C51535">
      <w:pPr>
        <w:numPr>
          <w:ilvl w:val="1"/>
          <w:numId w:val="2"/>
        </w:numPr>
        <w:spacing w:before="120" w:after="0"/>
        <w:ind w:left="360" w:firstLine="360"/>
        <w:contextualSpacing/>
        <w:jc w:val="both"/>
        <w:rPr>
          <w:del w:id="97" w:author="thanhnv118" w:date="2023-04-20T08:17:00Z"/>
          <w:rFonts w:asciiTheme="majorHAnsi" w:hAnsiTheme="majorHAnsi"/>
          <w:color w:val="707070" w:themeColor="text2"/>
          <w:lang w:val="vi-VN"/>
        </w:rPr>
        <w:pPrChange w:id="98" w:author="thanhnv118" w:date="2023-04-20T08:28:00Z">
          <w:pPr>
            <w:numPr>
              <w:ilvl w:val="1"/>
              <w:numId w:val="2"/>
            </w:numPr>
            <w:spacing w:before="120" w:after="0"/>
            <w:ind w:left="2160" w:hanging="360"/>
            <w:contextualSpacing/>
            <w:jc w:val="both"/>
          </w:pPr>
        </w:pPrChange>
      </w:pPr>
      <w:del w:id="99" w:author="thanhnv118" w:date="2023-04-20T08:17:00Z">
        <w:r w:rsidRPr="00A70AA6" w:rsidDel="00EB067B">
          <w:rPr>
            <w:rFonts w:asciiTheme="majorHAnsi" w:hAnsiTheme="majorHAnsi"/>
            <w:color w:val="707070" w:themeColor="text2"/>
            <w:lang w:val="vi-VN"/>
          </w:rPr>
          <w:delText xml:space="preserve">Nội dung: </w:delText>
        </w:r>
        <w:r w:rsidR="008A105E" w:rsidDel="00EB067B">
          <w:rPr>
            <w:rFonts w:asciiTheme="majorHAnsi" w:hAnsiTheme="majorHAnsi"/>
            <w:color w:val="707070" w:themeColor="text2"/>
            <w:lang w:val="en-US"/>
          </w:rPr>
          <w:delText xml:space="preserve">Demo, </w:delText>
        </w:r>
        <w:r w:rsidRPr="00A70AA6" w:rsidDel="00EB067B">
          <w:rPr>
            <w:rFonts w:asciiTheme="majorHAnsi" w:hAnsiTheme="majorHAnsi"/>
            <w:color w:val="707070" w:themeColor="text2"/>
            <w:lang w:val="vi-VN"/>
          </w:rPr>
          <w:delText>Tham qu</w:delText>
        </w:r>
        <w:r w:rsidDel="00EB067B">
          <w:rPr>
            <w:rFonts w:asciiTheme="majorHAnsi" w:hAnsiTheme="majorHAnsi"/>
            <w:color w:val="707070" w:themeColor="text2"/>
            <w:lang w:val="vi-VN"/>
          </w:rPr>
          <w:delText>an lab</w:delText>
        </w:r>
        <w:r w:rsidR="00E133E5" w:rsidRPr="005A0626" w:rsidDel="00EB067B">
          <w:rPr>
            <w:rFonts w:asciiTheme="majorHAnsi" w:hAnsiTheme="majorHAnsi"/>
            <w:color w:val="707070" w:themeColor="text2"/>
            <w:lang w:val="vi-VN"/>
          </w:rPr>
          <w:delText xml:space="preserve"> 5G</w:delText>
        </w:r>
        <w:r w:rsidDel="00EB067B">
          <w:rPr>
            <w:rFonts w:asciiTheme="majorHAnsi" w:hAnsiTheme="majorHAnsi"/>
            <w:color w:val="707070" w:themeColor="text2"/>
            <w:lang w:val="vi-VN"/>
          </w:rPr>
          <w:delText>, Demo, Buổi tổng kết</w:delText>
        </w:r>
      </w:del>
    </w:p>
    <w:p w14:paraId="54DBF98D" w14:textId="7B30D2F0" w:rsidR="00C51535" w:rsidRPr="00155360" w:rsidDel="00EB067B" w:rsidRDefault="00F71DDE">
      <w:pPr>
        <w:numPr>
          <w:ilvl w:val="1"/>
          <w:numId w:val="2"/>
        </w:numPr>
        <w:spacing w:before="120" w:after="0"/>
        <w:ind w:left="360" w:firstLine="360"/>
        <w:contextualSpacing/>
        <w:jc w:val="both"/>
        <w:rPr>
          <w:del w:id="100" w:author="thanhnv118" w:date="2023-04-20T08:17:00Z"/>
          <w:rFonts w:asciiTheme="majorHAnsi" w:hAnsiTheme="majorHAnsi"/>
          <w:color w:val="707070" w:themeColor="text2"/>
          <w:lang w:val="vi-VN"/>
        </w:rPr>
        <w:pPrChange w:id="101" w:author="thanhnv118" w:date="2023-04-20T08:28:00Z">
          <w:pPr>
            <w:numPr>
              <w:ilvl w:val="1"/>
              <w:numId w:val="2"/>
            </w:numPr>
            <w:spacing w:before="120" w:after="0"/>
            <w:ind w:left="2160" w:hanging="360"/>
            <w:contextualSpacing/>
            <w:jc w:val="both"/>
          </w:pPr>
        </w:pPrChange>
      </w:pPr>
      <w:del w:id="102" w:author="thanhnv118" w:date="2023-04-20T08:17:00Z">
        <w:r w:rsidDel="00EB067B">
          <w:rPr>
            <w:rFonts w:asciiTheme="majorHAnsi" w:hAnsiTheme="majorHAnsi"/>
            <w:color w:val="707070" w:themeColor="text2"/>
            <w:lang w:val="en-US"/>
          </w:rPr>
          <w:delText>Sáng n</w:delText>
        </w:r>
        <w:r w:rsidR="00C51535" w:rsidRPr="00155360" w:rsidDel="00EB067B">
          <w:rPr>
            <w:rFonts w:asciiTheme="majorHAnsi" w:hAnsiTheme="majorHAnsi"/>
            <w:color w:val="707070" w:themeColor="text2"/>
            <w:lang w:val="vi-VN"/>
          </w:rPr>
          <w:delText xml:space="preserve">gày 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06</w:delText>
        </w:r>
        <w:r w:rsidR="00C51535" w:rsidRPr="00155360" w:rsidDel="00EB067B">
          <w:rPr>
            <w:rFonts w:asciiTheme="majorHAnsi" w:hAnsiTheme="majorHAnsi"/>
            <w:color w:val="707070" w:themeColor="text2"/>
            <w:lang w:val="vi-VN"/>
          </w:rPr>
          <w:delText>/</w:delText>
        </w:r>
        <w:r w:rsidR="00DA44FE" w:rsidDel="00EB067B">
          <w:rPr>
            <w:rFonts w:asciiTheme="majorHAnsi" w:hAnsiTheme="majorHAnsi"/>
            <w:color w:val="707070" w:themeColor="text2"/>
            <w:lang w:val="en-US"/>
          </w:rPr>
          <w:delText>0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>5</w:delText>
        </w:r>
        <w:r w:rsidR="00C51535" w:rsidRPr="00155360" w:rsidDel="00EB067B">
          <w:rPr>
            <w:rFonts w:asciiTheme="majorHAnsi" w:hAnsiTheme="majorHAnsi"/>
            <w:color w:val="707070" w:themeColor="text2"/>
            <w:lang w:val="vi-VN"/>
          </w:rPr>
          <w:delText>;</w:delText>
        </w:r>
      </w:del>
    </w:p>
    <w:p w14:paraId="1601710A" w14:textId="153AA647" w:rsidR="00C51535" w:rsidRPr="00A70AA6" w:rsidDel="00EB067B" w:rsidRDefault="00C51535">
      <w:pPr>
        <w:numPr>
          <w:ilvl w:val="1"/>
          <w:numId w:val="2"/>
        </w:numPr>
        <w:spacing w:before="120" w:after="0"/>
        <w:ind w:left="360" w:firstLine="360"/>
        <w:contextualSpacing/>
        <w:jc w:val="both"/>
        <w:rPr>
          <w:del w:id="103" w:author="thanhnv118" w:date="2023-04-20T08:17:00Z"/>
          <w:rFonts w:asciiTheme="majorHAnsi" w:hAnsiTheme="majorHAnsi"/>
          <w:color w:val="707070" w:themeColor="text2"/>
          <w:sz w:val="26"/>
          <w:szCs w:val="26"/>
          <w:lang w:val="vi-VN"/>
        </w:rPr>
        <w:pPrChange w:id="104" w:author="thanhnv118" w:date="2023-04-20T08:28:00Z">
          <w:pPr>
            <w:numPr>
              <w:ilvl w:val="1"/>
              <w:numId w:val="2"/>
            </w:numPr>
            <w:spacing w:before="120" w:after="0"/>
            <w:ind w:left="2160" w:hanging="360"/>
            <w:contextualSpacing/>
            <w:jc w:val="both"/>
          </w:pPr>
        </w:pPrChange>
      </w:pPr>
      <w:del w:id="105" w:author="thanhnv118" w:date="2023-04-20T08:17:00Z">
        <w:r w:rsidRPr="00A70AA6" w:rsidDel="00EB067B">
          <w:rPr>
            <w:rFonts w:asciiTheme="majorHAnsi" w:hAnsiTheme="majorHAnsi"/>
            <w:color w:val="707070" w:themeColor="text2"/>
            <w:lang w:val="vi-VN"/>
          </w:rPr>
          <w:delText xml:space="preserve">Lab </w:delText>
        </w:r>
        <w:r w:rsidR="00AD5F33" w:rsidDel="00EB067B">
          <w:rPr>
            <w:rFonts w:asciiTheme="majorHAnsi" w:hAnsiTheme="majorHAnsi"/>
            <w:color w:val="707070" w:themeColor="text2"/>
            <w:lang w:val="en-US"/>
          </w:rPr>
          <w:delText xml:space="preserve">Điện Tử </w:delText>
        </w:r>
        <w:r w:rsidRPr="00A70AA6" w:rsidDel="00EB067B">
          <w:rPr>
            <w:rFonts w:asciiTheme="majorHAnsi" w:hAnsiTheme="majorHAnsi"/>
            <w:color w:val="707070" w:themeColor="text2"/>
            <w:lang w:val="vi-VN"/>
          </w:rPr>
          <w:delText>viễn thông, VHT tại Viettel Hoà Lạc</w:delText>
        </w:r>
        <w:r w:rsidRPr="00F6473E" w:rsidDel="00EB067B">
          <w:rPr>
            <w:rFonts w:asciiTheme="majorHAnsi" w:hAnsiTheme="majorHAnsi"/>
            <w:color w:val="707070" w:themeColor="text2"/>
            <w:lang w:val="vi-VN"/>
          </w:rPr>
          <w:delText xml:space="preserve"> (Xe đón tại trường)</w:delText>
        </w:r>
      </w:del>
    </w:p>
    <w:p w14:paraId="305477BD" w14:textId="2E54EA7D" w:rsidR="00F920C7" w:rsidRPr="00A70AA6" w:rsidDel="00EB067B" w:rsidRDefault="00F920C7">
      <w:pPr>
        <w:pStyle w:val="Heading1"/>
        <w:ind w:firstLine="360"/>
        <w:rPr>
          <w:del w:id="106" w:author="thanhnv118" w:date="2023-04-20T08:17:00Z"/>
          <w:color w:val="0070C0"/>
          <w:lang w:val="en-US"/>
        </w:rPr>
        <w:pPrChange w:id="107" w:author="thanhnv118" w:date="2023-04-20T08:28:00Z">
          <w:pPr>
            <w:pStyle w:val="Heading1"/>
          </w:pPr>
        </w:pPrChange>
      </w:pPr>
      <w:del w:id="108" w:author="thanhnv118" w:date="2023-04-20T08:17:00Z">
        <w:r w:rsidRPr="00A70AA6" w:rsidDel="00EB067B">
          <w:rPr>
            <w:color w:val="0070C0"/>
            <w:lang w:val="en-US"/>
          </w:rPr>
          <w:delText>Quyền lợi</w:delText>
        </w:r>
      </w:del>
    </w:p>
    <w:p w14:paraId="02E03BC3" w14:textId="759DF764" w:rsidR="00237BB8" w:rsidRPr="00502288" w:rsidDel="00EB067B" w:rsidRDefault="00237BB8">
      <w:pPr>
        <w:pStyle w:val="Heading3"/>
        <w:ind w:left="360" w:firstLine="360"/>
        <w:rPr>
          <w:del w:id="109" w:author="thanhnv118" w:date="2023-04-20T08:17:00Z"/>
          <w:color w:val="707070" w:themeColor="text2"/>
          <w:szCs w:val="22"/>
          <w:lang w:val="vi-VN"/>
        </w:rPr>
        <w:pPrChange w:id="110" w:author="thanhnv118" w:date="2023-04-20T08:28:00Z">
          <w:pPr>
            <w:pStyle w:val="Heading3"/>
          </w:pPr>
        </w:pPrChange>
      </w:pPr>
      <w:del w:id="111" w:author="thanhnv118" w:date="2023-04-20T08:17:00Z">
        <w:r w:rsidRPr="00502288" w:rsidDel="00EB067B">
          <w:rPr>
            <w:color w:val="707070" w:themeColor="text2"/>
            <w:szCs w:val="22"/>
            <w:lang w:val="en-US"/>
          </w:rPr>
          <w:delText>Sinh viên được tham gia khóa học miễ</w:delText>
        </w:r>
        <w:r w:rsidR="00FF3A68" w:rsidRPr="00502288" w:rsidDel="00EB067B">
          <w:rPr>
            <w:color w:val="707070" w:themeColor="text2"/>
            <w:szCs w:val="22"/>
            <w:lang w:val="en-US"/>
          </w:rPr>
          <w:delText>n phí</w:delText>
        </w:r>
      </w:del>
    </w:p>
    <w:p w14:paraId="6E3C1077" w14:textId="7829F85A" w:rsidR="00F920C7" w:rsidRPr="00A70AA6" w:rsidDel="00EB067B" w:rsidRDefault="00F920C7">
      <w:pPr>
        <w:pStyle w:val="Heading3"/>
        <w:ind w:left="360" w:firstLine="360"/>
        <w:rPr>
          <w:del w:id="112" w:author="thanhnv118" w:date="2023-04-20T08:17:00Z"/>
          <w:color w:val="707070" w:themeColor="text2"/>
          <w:szCs w:val="22"/>
          <w:lang w:val="vi-VN"/>
        </w:rPr>
        <w:pPrChange w:id="113" w:author="thanhnv118" w:date="2023-04-20T08:28:00Z">
          <w:pPr>
            <w:pStyle w:val="Heading3"/>
          </w:pPr>
        </w:pPrChange>
      </w:pPr>
      <w:del w:id="114" w:author="thanhnv118" w:date="2023-04-20T08:17:00Z">
        <w:r w:rsidRPr="00A70AA6" w:rsidDel="00EB067B">
          <w:rPr>
            <w:color w:val="707070" w:themeColor="text2"/>
            <w:szCs w:val="22"/>
            <w:lang w:val="vi-VN"/>
          </w:rPr>
          <w:delText xml:space="preserve">Được cấp chứng chỉ của </w:delText>
        </w:r>
        <w:r w:rsidR="00FF3A68" w:rsidRPr="005A0626" w:rsidDel="00EB067B">
          <w:rPr>
            <w:color w:val="707070" w:themeColor="text2"/>
            <w:szCs w:val="22"/>
            <w:lang w:val="vi-VN"/>
          </w:rPr>
          <w:delText>khóa học.</w:delText>
        </w:r>
      </w:del>
    </w:p>
    <w:p w14:paraId="455706BD" w14:textId="3BDA354D" w:rsidR="00F920C7" w:rsidRPr="00A70AA6" w:rsidDel="00EB067B" w:rsidRDefault="00F920C7">
      <w:pPr>
        <w:pStyle w:val="Heading3"/>
        <w:ind w:left="360" w:firstLine="360"/>
        <w:rPr>
          <w:del w:id="115" w:author="thanhnv118" w:date="2023-04-20T08:17:00Z"/>
          <w:color w:val="707070" w:themeColor="text2"/>
          <w:szCs w:val="22"/>
          <w:lang w:val="vi-VN"/>
        </w:rPr>
        <w:pPrChange w:id="116" w:author="thanhnv118" w:date="2023-04-20T08:28:00Z">
          <w:pPr>
            <w:pStyle w:val="Heading3"/>
          </w:pPr>
        </w:pPrChange>
      </w:pPr>
      <w:del w:id="117" w:author="thanhnv118" w:date="2023-04-20T08:17:00Z">
        <w:r w:rsidRPr="00A70AA6" w:rsidDel="00EB067B">
          <w:rPr>
            <w:color w:val="707070" w:themeColor="text2"/>
            <w:szCs w:val="22"/>
            <w:lang w:val="vi-VN"/>
          </w:rPr>
          <w:delText>Phần thưởng cho 3 sinh viên suất sắc</w:delText>
        </w:r>
      </w:del>
    </w:p>
    <w:p w14:paraId="477463D8" w14:textId="46B7FFC7" w:rsidR="00F920C7" w:rsidRPr="00A70AA6" w:rsidDel="00EB067B" w:rsidRDefault="00A70AA6">
      <w:pPr>
        <w:pStyle w:val="Heading3"/>
        <w:ind w:left="360" w:firstLine="360"/>
        <w:rPr>
          <w:del w:id="118" w:author="thanhnv118" w:date="2023-04-20T08:17:00Z"/>
          <w:color w:val="707070" w:themeColor="text2"/>
          <w:szCs w:val="22"/>
          <w:lang w:val="vi-VN"/>
        </w:rPr>
        <w:pPrChange w:id="119" w:author="thanhnv118" w:date="2023-04-20T08:28:00Z">
          <w:pPr>
            <w:pStyle w:val="Heading3"/>
          </w:pPr>
        </w:pPrChange>
      </w:pPr>
      <w:del w:id="120" w:author="thanhnv118" w:date="2023-04-20T08:17:00Z">
        <w:r w:rsidRPr="00A70AA6" w:rsidDel="00EB067B">
          <w:rPr>
            <w:color w:val="707070" w:themeColor="text2"/>
            <w:szCs w:val="22"/>
            <w:lang w:val="vi-VN"/>
          </w:rPr>
          <w:delText>C</w:delText>
        </w:r>
        <w:r w:rsidR="00F920C7" w:rsidRPr="00A70AA6" w:rsidDel="00EB067B">
          <w:rPr>
            <w:color w:val="707070" w:themeColor="text2"/>
            <w:szCs w:val="22"/>
            <w:lang w:val="vi-VN"/>
          </w:rPr>
          <w:delText>ơ hội được thực tập ở VHT</w:delText>
        </w:r>
      </w:del>
    </w:p>
    <w:p w14:paraId="0DDE34D0" w14:textId="63E2F489" w:rsidR="00921F56" w:rsidRPr="00A70AA6" w:rsidDel="00EB067B" w:rsidRDefault="00F920C7">
      <w:pPr>
        <w:pStyle w:val="Heading1"/>
        <w:ind w:firstLine="360"/>
        <w:rPr>
          <w:del w:id="121" w:author="thanhnv118" w:date="2023-04-20T08:17:00Z"/>
          <w:b/>
          <w:color w:val="0070C0"/>
          <w:lang w:val="en-US"/>
        </w:rPr>
        <w:pPrChange w:id="122" w:author="thanhnv118" w:date="2023-04-20T08:28:00Z">
          <w:pPr>
            <w:pStyle w:val="Heading1"/>
          </w:pPr>
        </w:pPrChange>
      </w:pPr>
      <w:del w:id="123" w:author="thanhnv118" w:date="2023-04-20T08:17:00Z">
        <w:r w:rsidRPr="00A70AA6" w:rsidDel="00EB067B">
          <w:rPr>
            <w:color w:val="0070C0"/>
          </w:rPr>
          <w:delText>Yêu cầu tuyển chọn</w:delText>
        </w:r>
        <w:r w:rsidRPr="00A70AA6" w:rsidDel="00EB067B">
          <w:rPr>
            <w:b/>
            <w:color w:val="0070C0"/>
            <w:lang w:val="en-US"/>
          </w:rPr>
          <w:delText>.</w:delText>
        </w:r>
      </w:del>
    </w:p>
    <w:p w14:paraId="209CC404" w14:textId="40B62B6A" w:rsidR="00921F56" w:rsidRPr="00630048" w:rsidDel="00EB067B" w:rsidRDefault="00921F56">
      <w:pPr>
        <w:pStyle w:val="Heading3"/>
        <w:ind w:left="360" w:firstLine="360"/>
        <w:rPr>
          <w:del w:id="124" w:author="thanhnv118" w:date="2023-04-20T08:17:00Z"/>
          <w:color w:val="707070" w:themeColor="text2"/>
          <w:szCs w:val="26"/>
          <w:lang w:val="vi-VN"/>
        </w:rPr>
        <w:pPrChange w:id="125" w:author="thanhnv118" w:date="2023-04-20T08:28:00Z">
          <w:pPr>
            <w:pStyle w:val="Heading3"/>
          </w:pPr>
        </w:pPrChange>
      </w:pPr>
      <w:del w:id="126" w:author="thanhnv118" w:date="2023-04-20T08:17:00Z">
        <w:r w:rsidRPr="00630048" w:rsidDel="00EB067B">
          <w:rPr>
            <w:color w:val="707070" w:themeColor="text2"/>
            <w:szCs w:val="26"/>
            <w:lang w:val="vi-VN"/>
          </w:rPr>
          <w:delText>Sinh viên</w:delText>
        </w:r>
        <w:r w:rsidRPr="00630048" w:rsidDel="00EB067B">
          <w:rPr>
            <w:color w:val="707070" w:themeColor="text2"/>
            <w:szCs w:val="26"/>
            <w:lang w:val="en-US"/>
          </w:rPr>
          <w:delText xml:space="preserve"> (SV)</w:delText>
        </w:r>
        <w:r w:rsidRPr="00630048" w:rsidDel="00EB067B">
          <w:rPr>
            <w:color w:val="707070" w:themeColor="text2"/>
            <w:szCs w:val="26"/>
            <w:lang w:val="vi-VN"/>
          </w:rPr>
          <w:delText xml:space="preserve"> năm thứ </w:delText>
        </w:r>
        <w:r w:rsidR="00301F55" w:rsidDel="00EB067B">
          <w:rPr>
            <w:color w:val="707070" w:themeColor="text2"/>
            <w:szCs w:val="26"/>
            <w:lang w:val="en-US"/>
          </w:rPr>
          <w:delText xml:space="preserve"> </w:delText>
        </w:r>
        <w:r w:rsidRPr="00630048" w:rsidDel="00EB067B">
          <w:rPr>
            <w:color w:val="707070" w:themeColor="text2"/>
            <w:szCs w:val="26"/>
            <w:lang w:val="vi-VN"/>
          </w:rPr>
          <w:delText>4</w:delText>
        </w:r>
        <w:r w:rsidRPr="00630048" w:rsidDel="00EB067B">
          <w:rPr>
            <w:color w:val="707070" w:themeColor="text2"/>
            <w:szCs w:val="26"/>
            <w:lang w:val="en-US"/>
          </w:rPr>
          <w:delText xml:space="preserve"> </w:delText>
        </w:r>
        <w:r w:rsidRPr="00630048" w:rsidDel="00EB067B">
          <w:rPr>
            <w:color w:val="707070" w:themeColor="text2"/>
            <w:szCs w:val="26"/>
            <w:lang w:val="vi-VN"/>
          </w:rPr>
          <w:delText>thuộ</w:delText>
        </w:r>
        <w:r w:rsidR="00493BF0" w:rsidDel="00EB067B">
          <w:rPr>
            <w:color w:val="707070" w:themeColor="text2"/>
            <w:szCs w:val="26"/>
            <w:lang w:val="vi-VN"/>
          </w:rPr>
          <w:delText>c</w:delText>
        </w:r>
        <w:r w:rsidR="00AD5F33" w:rsidDel="00EB067B">
          <w:rPr>
            <w:color w:val="707070" w:themeColor="text2"/>
            <w:szCs w:val="26"/>
            <w:lang w:val="en-US"/>
          </w:rPr>
          <w:delText xml:space="preserve"> Học viện Công Nghệ Bưu Chính Viễn Thông</w:delText>
        </w:r>
      </w:del>
    </w:p>
    <w:p w14:paraId="391886A0" w14:textId="699E5D63" w:rsidR="00921F56" w:rsidRPr="00630048" w:rsidDel="00EB067B" w:rsidRDefault="00921F56">
      <w:pPr>
        <w:pStyle w:val="Heading3"/>
        <w:ind w:left="360" w:firstLine="360"/>
        <w:rPr>
          <w:del w:id="127" w:author="thanhnv118" w:date="2023-04-20T08:17:00Z"/>
          <w:color w:val="707070" w:themeColor="text2"/>
          <w:szCs w:val="26"/>
          <w:lang w:val="vi-VN"/>
        </w:rPr>
        <w:pPrChange w:id="128" w:author="thanhnv118" w:date="2023-04-20T08:28:00Z">
          <w:pPr>
            <w:pStyle w:val="Heading3"/>
          </w:pPr>
        </w:pPrChange>
      </w:pPr>
      <w:del w:id="129" w:author="thanhnv118" w:date="2023-04-20T08:17:00Z">
        <w:r w:rsidRPr="00630048" w:rsidDel="00EB067B">
          <w:rPr>
            <w:color w:val="707070" w:themeColor="text2"/>
            <w:szCs w:val="26"/>
            <w:lang w:val="vi-VN"/>
          </w:rPr>
          <w:delText>Số</w:delText>
        </w:r>
        <w:r w:rsidRPr="00F6473E" w:rsidDel="00EB067B">
          <w:rPr>
            <w:color w:val="707070" w:themeColor="text2"/>
            <w:szCs w:val="26"/>
            <w:lang w:val="vi-VN"/>
          </w:rPr>
          <w:delText xml:space="preserve"> lượng: tố</w:delText>
        </w:r>
        <w:r w:rsidR="00F920C7" w:rsidRPr="00F6473E" w:rsidDel="00EB067B">
          <w:rPr>
            <w:color w:val="707070" w:themeColor="text2"/>
            <w:szCs w:val="26"/>
            <w:lang w:val="vi-VN"/>
          </w:rPr>
          <w:delText>i đa 3</w:delText>
        </w:r>
        <w:r w:rsidR="00DA44FE" w:rsidRPr="005A0626" w:rsidDel="00EB067B">
          <w:rPr>
            <w:color w:val="707070" w:themeColor="text2"/>
            <w:szCs w:val="26"/>
            <w:lang w:val="vi-VN"/>
          </w:rPr>
          <w:delText>5</w:delText>
        </w:r>
        <w:r w:rsidR="00F920C7" w:rsidRPr="00F6473E" w:rsidDel="00EB067B">
          <w:rPr>
            <w:color w:val="707070" w:themeColor="text2"/>
            <w:szCs w:val="26"/>
            <w:lang w:val="vi-VN"/>
          </w:rPr>
          <w:delText xml:space="preserve"> SV</w:delText>
        </w:r>
        <w:r w:rsidR="00A70AA6" w:rsidRPr="00F6473E" w:rsidDel="00EB067B">
          <w:rPr>
            <w:color w:val="707070" w:themeColor="text2"/>
            <w:szCs w:val="26"/>
            <w:lang w:val="vi-VN"/>
          </w:rPr>
          <w:delText>.</w:delText>
        </w:r>
      </w:del>
    </w:p>
    <w:p w14:paraId="5C02A4FF" w14:textId="38EA9613" w:rsidR="00F920C7" w:rsidRPr="00630048" w:rsidDel="00EB067B" w:rsidRDefault="00F920C7">
      <w:pPr>
        <w:pStyle w:val="Heading3"/>
        <w:ind w:left="360" w:firstLine="360"/>
        <w:rPr>
          <w:del w:id="130" w:author="thanhnv118" w:date="2023-04-20T08:17:00Z"/>
          <w:color w:val="707070" w:themeColor="text2"/>
          <w:szCs w:val="26"/>
          <w:lang w:val="vi-VN"/>
        </w:rPr>
        <w:pPrChange w:id="131" w:author="thanhnv118" w:date="2023-04-20T08:28:00Z">
          <w:pPr>
            <w:pStyle w:val="Heading3"/>
          </w:pPr>
        </w:pPrChange>
      </w:pPr>
      <w:del w:id="132" w:author="thanhnv118" w:date="2023-04-20T08:17:00Z">
        <w:r w:rsidRPr="00630048" w:rsidDel="00EB067B">
          <w:rPr>
            <w:color w:val="707070" w:themeColor="text2"/>
            <w:szCs w:val="26"/>
            <w:lang w:val="vi-VN"/>
          </w:rPr>
          <w:delText>Có kỹ năng lập trình C trên Linux</w:delText>
        </w:r>
        <w:r w:rsidR="00A70AA6" w:rsidRPr="00630048" w:rsidDel="00EB067B">
          <w:rPr>
            <w:color w:val="707070" w:themeColor="text2"/>
            <w:szCs w:val="26"/>
            <w:lang w:val="vi-VN"/>
          </w:rPr>
          <w:delText xml:space="preserve"> (khuyến khích sinh viên tự chuẩn bị laptop cài sẵn</w:delText>
        </w:r>
      </w:del>
      <w:ins w:id="133" w:author="toanln3" w:date="2023-03-31T13:57:00Z">
        <w:del w:id="134" w:author="thanhnv118" w:date="2023-04-20T08:17:00Z">
          <w:r w:rsidR="00AD6570" w:rsidDel="00EB067B">
            <w:rPr>
              <w:color w:val="707070" w:themeColor="text2"/>
              <w:szCs w:val="26"/>
              <w:lang w:val="en-US"/>
            </w:rPr>
            <w:delText xml:space="preserve"> </w:delText>
          </w:r>
          <w:r w:rsidR="00AD6570" w:rsidRPr="00AD6570" w:rsidDel="00EB067B">
            <w:rPr>
              <w:color w:val="FF0000"/>
              <w:szCs w:val="26"/>
              <w:lang w:val="en-US"/>
              <w:rPrChange w:id="135" w:author="toanln3" w:date="2023-03-31T13:58:00Z">
                <w:rPr>
                  <w:color w:val="707070" w:themeColor="text2"/>
                  <w:szCs w:val="26"/>
                  <w:lang w:val="en-US"/>
                </w:rPr>
              </w:rPrChange>
            </w:rPr>
            <w:delText xml:space="preserve">2 máy ảo </w:delText>
          </w:r>
        </w:del>
      </w:ins>
      <w:del w:id="136" w:author="thanhnv118" w:date="2023-04-20T08:17:00Z">
        <w:r w:rsidR="00A70AA6" w:rsidRPr="00AD6570" w:rsidDel="00EB067B">
          <w:rPr>
            <w:color w:val="FF0000"/>
            <w:szCs w:val="26"/>
            <w:lang w:val="vi-VN"/>
            <w:rPrChange w:id="137" w:author="toanln3" w:date="2023-03-31T13:58:00Z">
              <w:rPr>
                <w:color w:val="707070" w:themeColor="text2"/>
                <w:szCs w:val="26"/>
                <w:lang w:val="vi-VN"/>
              </w:rPr>
            </w:rPrChange>
          </w:rPr>
          <w:delText xml:space="preserve"> Linux</w:delText>
        </w:r>
        <w:r w:rsidR="00AD6570" w:rsidRPr="00AD6570" w:rsidDel="00EB067B">
          <w:rPr>
            <w:color w:val="FF0000"/>
            <w:szCs w:val="26"/>
            <w:lang w:val="en-US"/>
            <w:rPrChange w:id="138" w:author="toanln3" w:date="2023-03-31T13:58:00Z">
              <w:rPr>
                <w:color w:val="707070" w:themeColor="text2"/>
                <w:szCs w:val="26"/>
                <w:lang w:val="en-US"/>
              </w:rPr>
            </w:rPrChange>
          </w:rPr>
          <w:delText xml:space="preserve"> Centos/Redhat 7.9</w:delText>
        </w:r>
        <w:r w:rsidR="00A70AA6" w:rsidRPr="00AD6570" w:rsidDel="00EB067B">
          <w:rPr>
            <w:color w:val="FF0000"/>
            <w:szCs w:val="26"/>
            <w:lang w:val="vi-VN"/>
            <w:rPrChange w:id="139" w:author="toanln3" w:date="2023-03-31T13:58:00Z">
              <w:rPr>
                <w:color w:val="707070" w:themeColor="text2"/>
                <w:szCs w:val="26"/>
                <w:lang w:val="vi-VN"/>
              </w:rPr>
            </w:rPrChange>
          </w:rPr>
          <w:delText xml:space="preserve"> và GCC</w:delText>
        </w:r>
      </w:del>
      <w:ins w:id="140" w:author="toanln3" w:date="2023-03-31T13:58:00Z">
        <w:del w:id="141" w:author="thanhnv118" w:date="2023-04-20T08:17:00Z">
          <w:r w:rsidR="00AD6570" w:rsidRPr="00AD6570" w:rsidDel="00EB067B">
            <w:rPr>
              <w:color w:val="FF0000"/>
              <w:szCs w:val="26"/>
              <w:lang w:val="en-US"/>
              <w:rPrChange w:id="142" w:author="toanln3" w:date="2023-03-31T13:58:00Z">
                <w:rPr>
                  <w:color w:val="707070" w:themeColor="text2"/>
                  <w:szCs w:val="26"/>
                  <w:lang w:val="en-US"/>
                </w:rPr>
              </w:rPrChange>
            </w:rPr>
            <w:delText>, có kết nối internet</w:delText>
          </w:r>
        </w:del>
      </w:ins>
      <w:del w:id="143" w:author="thanhnv118" w:date="2023-04-20T08:17:00Z">
        <w:r w:rsidR="00A70AA6" w:rsidRPr="00630048" w:rsidDel="00EB067B">
          <w:rPr>
            <w:color w:val="707070" w:themeColor="text2"/>
            <w:szCs w:val="26"/>
            <w:lang w:val="vi-VN"/>
          </w:rPr>
          <w:delText>).</w:delText>
        </w:r>
      </w:del>
    </w:p>
    <w:p w14:paraId="3420601F" w14:textId="0500F92D" w:rsidR="00921F56" w:rsidRPr="00A70AA6" w:rsidDel="00EB067B" w:rsidRDefault="00921F56">
      <w:pPr>
        <w:pStyle w:val="Heading1"/>
        <w:ind w:firstLine="360"/>
        <w:rPr>
          <w:del w:id="144" w:author="thanhnv118" w:date="2023-04-20T08:17:00Z"/>
          <w:color w:val="0070C0"/>
          <w:lang w:val="en-US"/>
        </w:rPr>
        <w:pPrChange w:id="145" w:author="thanhnv118" w:date="2023-04-20T08:28:00Z">
          <w:pPr>
            <w:pStyle w:val="Heading1"/>
          </w:pPr>
        </w:pPrChange>
      </w:pPr>
      <w:del w:id="146" w:author="thanhnv118" w:date="2023-04-20T08:17:00Z">
        <w:r w:rsidRPr="00A70AA6" w:rsidDel="00EB067B">
          <w:rPr>
            <w:color w:val="0070C0"/>
            <w:lang w:val="en-US"/>
          </w:rPr>
          <w:delText>Giảng viên</w:delText>
        </w:r>
      </w:del>
    </w:p>
    <w:p w14:paraId="459B9139" w14:textId="3D8557FE" w:rsidR="00726688" w:rsidRPr="00630048" w:rsidDel="00EB067B" w:rsidRDefault="00726688">
      <w:pPr>
        <w:pStyle w:val="Heading3"/>
        <w:ind w:left="360" w:firstLine="360"/>
        <w:rPr>
          <w:del w:id="147" w:author="thanhnv118" w:date="2023-04-20T08:17:00Z"/>
          <w:color w:val="707070" w:themeColor="text2"/>
          <w:szCs w:val="26"/>
          <w:lang w:val="vi-VN"/>
        </w:rPr>
        <w:pPrChange w:id="148" w:author="thanhnv118" w:date="2023-04-20T08:28:00Z">
          <w:pPr>
            <w:pStyle w:val="Heading3"/>
          </w:pPr>
        </w:pPrChange>
      </w:pPr>
      <w:del w:id="149" w:author="thanhnv118" w:date="2023-04-20T08:17:00Z">
        <w:r w:rsidRPr="00630048" w:rsidDel="00EB067B">
          <w:rPr>
            <w:color w:val="707070" w:themeColor="text2"/>
            <w:szCs w:val="26"/>
            <w:lang w:val="en-US"/>
          </w:rPr>
          <w:delText xml:space="preserve">Kỹ sư </w:delText>
        </w:r>
        <w:r w:rsidR="00A70AA6" w:rsidRPr="00630048" w:rsidDel="00EB067B">
          <w:rPr>
            <w:color w:val="707070" w:themeColor="text2"/>
            <w:szCs w:val="26"/>
            <w:lang w:val="en-US"/>
          </w:rPr>
          <w:delText xml:space="preserve">&amp; chuyên gia </w:delText>
        </w:r>
        <w:r w:rsidRPr="00630048" w:rsidDel="00EB067B">
          <w:rPr>
            <w:color w:val="707070" w:themeColor="text2"/>
            <w:szCs w:val="26"/>
            <w:lang w:val="en-US"/>
          </w:rPr>
          <w:delText xml:space="preserve">R&amp;D </w:delText>
        </w:r>
        <w:r w:rsidR="00A70AA6" w:rsidRPr="00630048" w:rsidDel="00EB067B">
          <w:rPr>
            <w:color w:val="707070" w:themeColor="text2"/>
            <w:szCs w:val="26"/>
            <w:lang w:val="en-US"/>
          </w:rPr>
          <w:delText xml:space="preserve">lĩnh vực viễn thông </w:delText>
        </w:r>
        <w:r w:rsidRPr="00630048" w:rsidDel="00EB067B">
          <w:rPr>
            <w:color w:val="707070" w:themeColor="text2"/>
            <w:szCs w:val="26"/>
            <w:lang w:val="en-US"/>
          </w:rPr>
          <w:delText xml:space="preserve">mạng </w:delText>
        </w:r>
        <w:r w:rsidR="00493BF0" w:rsidDel="00EB067B">
          <w:rPr>
            <w:color w:val="707070" w:themeColor="text2"/>
            <w:szCs w:val="26"/>
            <w:lang w:val="en-US"/>
          </w:rPr>
          <w:delText>5G NR</w:delText>
        </w:r>
        <w:r w:rsidRPr="00630048" w:rsidDel="00EB067B">
          <w:rPr>
            <w:color w:val="707070" w:themeColor="text2"/>
            <w:szCs w:val="26"/>
            <w:lang w:val="en-US"/>
          </w:rPr>
          <w:delText xml:space="preserve"> của VHT.</w:delText>
        </w:r>
      </w:del>
    </w:p>
    <w:p w14:paraId="1D5234A8" w14:textId="131A4EE4" w:rsidR="00F920C7" w:rsidRPr="00630048" w:rsidDel="00EB067B" w:rsidRDefault="00CB4E9F">
      <w:pPr>
        <w:pStyle w:val="Heading3"/>
        <w:ind w:left="360" w:firstLine="360"/>
        <w:rPr>
          <w:del w:id="150" w:author="thanhnv118" w:date="2023-04-20T08:17:00Z"/>
          <w:color w:val="707070" w:themeColor="text2"/>
          <w:szCs w:val="26"/>
          <w:lang w:val="vi-VN"/>
        </w:rPr>
        <w:pPrChange w:id="151" w:author="thanhnv118" w:date="2023-04-20T08:28:00Z">
          <w:pPr>
            <w:pStyle w:val="Heading3"/>
          </w:pPr>
        </w:pPrChange>
      </w:pPr>
      <w:del w:id="152" w:author="thanhnv118" w:date="2023-04-20T08:17:00Z">
        <w:r w:rsidRPr="005A0626" w:rsidDel="00EB067B">
          <w:rPr>
            <w:color w:val="707070" w:themeColor="text2"/>
            <w:szCs w:val="26"/>
            <w:lang w:val="vi-VN"/>
          </w:rPr>
          <w:delText>Giảng viên</w:delText>
        </w:r>
        <w:r w:rsidR="00C51535" w:rsidRPr="005A0626" w:rsidDel="00EB067B">
          <w:rPr>
            <w:color w:val="707070" w:themeColor="text2"/>
            <w:szCs w:val="26"/>
            <w:lang w:val="vi-VN"/>
          </w:rPr>
          <w:delText xml:space="preserve"> </w:delText>
        </w:r>
        <w:r w:rsidR="00AD5F33" w:rsidDel="00EB067B">
          <w:rPr>
            <w:color w:val="707070" w:themeColor="text2"/>
            <w:szCs w:val="26"/>
            <w:lang w:val="en-US"/>
          </w:rPr>
          <w:delText>Khoa Kỹ Thuật Điện Tử - PTIT</w:delText>
        </w:r>
        <w:r w:rsidR="005A0626" w:rsidRPr="005A0626" w:rsidDel="00EB067B">
          <w:rPr>
            <w:color w:val="707070" w:themeColor="text2"/>
            <w:lang w:val="vi-VN"/>
          </w:rPr>
          <w:delText>.</w:delText>
        </w:r>
      </w:del>
    </w:p>
    <w:p w14:paraId="1906016B" w14:textId="36B6772E" w:rsidR="00F920C7" w:rsidRPr="00A70AA6" w:rsidDel="00EB067B" w:rsidRDefault="00F920C7">
      <w:pPr>
        <w:pStyle w:val="Heading1"/>
        <w:ind w:firstLine="360"/>
        <w:rPr>
          <w:del w:id="153" w:author="thanhnv118" w:date="2023-04-20T08:17:00Z"/>
          <w:color w:val="0070C0"/>
          <w:lang w:val="en-US"/>
        </w:rPr>
        <w:pPrChange w:id="154" w:author="thanhnv118" w:date="2023-04-20T08:28:00Z">
          <w:pPr>
            <w:pStyle w:val="Heading1"/>
          </w:pPr>
        </w:pPrChange>
      </w:pPr>
      <w:del w:id="155" w:author="thanhnv118" w:date="2023-04-20T08:17:00Z">
        <w:r w:rsidRPr="00A70AA6" w:rsidDel="00EB067B">
          <w:rPr>
            <w:color w:val="0070C0"/>
            <w:lang w:val="en-US"/>
          </w:rPr>
          <w:delText xml:space="preserve">Phương thức tuyển chọn: </w:delText>
        </w:r>
      </w:del>
    </w:p>
    <w:p w14:paraId="16712989" w14:textId="63D586A3" w:rsidR="00F920C7" w:rsidRPr="00155360" w:rsidDel="00EB067B" w:rsidRDefault="00F920C7">
      <w:pPr>
        <w:pStyle w:val="Heading3"/>
        <w:ind w:left="360" w:firstLine="360"/>
        <w:rPr>
          <w:del w:id="156" w:author="thanhnv118" w:date="2023-04-20T08:17:00Z"/>
          <w:color w:val="707070" w:themeColor="text2"/>
          <w:lang w:val="vi-VN"/>
        </w:rPr>
        <w:pPrChange w:id="157" w:author="thanhnv118" w:date="2023-04-20T08:28:00Z">
          <w:pPr>
            <w:pStyle w:val="Heading3"/>
          </w:pPr>
        </w:pPrChange>
      </w:pPr>
      <w:del w:id="158" w:author="thanhnv118" w:date="2023-04-20T08:17:00Z">
        <w:r w:rsidRPr="00A70AA6" w:rsidDel="00EB067B">
          <w:rPr>
            <w:color w:val="707070" w:themeColor="text2"/>
            <w:lang w:val="en-US"/>
          </w:rPr>
          <w:delText xml:space="preserve">Sinh </w:delText>
        </w:r>
        <w:r w:rsidRPr="00155360" w:rsidDel="00EB067B">
          <w:rPr>
            <w:color w:val="707070" w:themeColor="text2"/>
            <w:lang w:val="en-US"/>
          </w:rPr>
          <w:delText>viên đăng ký hồ sơ online</w:delText>
        </w:r>
        <w:r w:rsidR="00A70AA6" w:rsidRPr="00155360" w:rsidDel="00EB067B">
          <w:rPr>
            <w:color w:val="707070" w:themeColor="text2"/>
            <w:lang w:val="en-US"/>
          </w:rPr>
          <w:delText xml:space="preserve"> trướ</w:delText>
        </w:r>
        <w:r w:rsidR="00C51535" w:rsidRPr="00155360" w:rsidDel="00EB067B">
          <w:rPr>
            <w:color w:val="707070" w:themeColor="text2"/>
            <w:lang w:val="en-US"/>
          </w:rPr>
          <w:delText xml:space="preserve">c ngày </w:delText>
        </w:r>
        <w:r w:rsidR="00AD5F33" w:rsidDel="00EB067B">
          <w:rPr>
            <w:color w:val="707070" w:themeColor="text2"/>
            <w:lang w:val="en-US"/>
          </w:rPr>
          <w:delText>10</w:delText>
        </w:r>
        <w:r w:rsidR="00A70AA6" w:rsidRPr="00155360" w:rsidDel="00EB067B">
          <w:rPr>
            <w:color w:val="707070" w:themeColor="text2"/>
            <w:lang w:val="en-US"/>
          </w:rPr>
          <w:delText>/</w:delText>
        </w:r>
        <w:r w:rsidR="00DA44FE" w:rsidDel="00EB067B">
          <w:rPr>
            <w:color w:val="707070" w:themeColor="text2"/>
            <w:lang w:val="en-US"/>
          </w:rPr>
          <w:delText>0</w:delText>
        </w:r>
        <w:r w:rsidR="00AD5F33" w:rsidDel="00EB067B">
          <w:rPr>
            <w:color w:val="707070" w:themeColor="text2"/>
            <w:lang w:val="en-US"/>
          </w:rPr>
          <w:delText>4</w:delText>
        </w:r>
        <w:r w:rsidR="00AB1325" w:rsidRPr="00155360" w:rsidDel="00EB067B">
          <w:rPr>
            <w:color w:val="707070" w:themeColor="text2"/>
            <w:lang w:val="en-US"/>
          </w:rPr>
          <w:delText xml:space="preserve"> </w:delText>
        </w:r>
      </w:del>
    </w:p>
    <w:p w14:paraId="0E532113" w14:textId="7F82A109" w:rsidR="00F920C7" w:rsidRPr="00155360" w:rsidDel="00EB067B" w:rsidRDefault="00F920C7">
      <w:pPr>
        <w:pStyle w:val="Heading3"/>
        <w:ind w:left="360" w:firstLine="360"/>
        <w:rPr>
          <w:del w:id="159" w:author="thanhnv118" w:date="2023-04-20T08:17:00Z"/>
          <w:color w:val="707070" w:themeColor="text2"/>
          <w:lang w:val="vi-VN"/>
        </w:rPr>
        <w:pPrChange w:id="160" w:author="thanhnv118" w:date="2023-04-20T08:28:00Z">
          <w:pPr>
            <w:pStyle w:val="Heading3"/>
          </w:pPr>
        </w:pPrChange>
      </w:pPr>
      <w:del w:id="161" w:author="thanhnv118" w:date="2023-04-20T08:17:00Z">
        <w:r w:rsidRPr="00155360" w:rsidDel="00EB067B">
          <w:rPr>
            <w:color w:val="707070" w:themeColor="text2"/>
            <w:lang w:val="vi-VN"/>
          </w:rPr>
          <w:delText xml:space="preserve">Giảng viên xét chọn hồ sơ đăng ký </w:delText>
        </w:r>
        <w:r w:rsidR="00A70AA6" w:rsidRPr="00155360" w:rsidDel="00EB067B">
          <w:rPr>
            <w:color w:val="707070" w:themeColor="text2"/>
            <w:lang w:val="vi-VN"/>
          </w:rPr>
          <w:delText>trướ</w:delText>
        </w:r>
        <w:r w:rsidR="00366BDD" w:rsidRPr="00155360" w:rsidDel="00EB067B">
          <w:rPr>
            <w:color w:val="707070" w:themeColor="text2"/>
            <w:lang w:val="vi-VN"/>
          </w:rPr>
          <w:delText xml:space="preserve">c ngày </w:delText>
        </w:r>
        <w:r w:rsidR="00AD5F33" w:rsidDel="00EB067B">
          <w:rPr>
            <w:color w:val="707070" w:themeColor="text2"/>
            <w:lang w:val="en-US"/>
          </w:rPr>
          <w:delText>1</w:delText>
        </w:r>
        <w:r w:rsidR="00130446" w:rsidDel="00EB067B">
          <w:rPr>
            <w:color w:val="707070" w:themeColor="text2"/>
            <w:lang w:val="en-US"/>
          </w:rPr>
          <w:delText>2</w:delText>
        </w:r>
        <w:r w:rsidR="00A70AA6" w:rsidRPr="00155360" w:rsidDel="00EB067B">
          <w:rPr>
            <w:color w:val="707070" w:themeColor="text2"/>
            <w:lang w:val="vi-VN"/>
          </w:rPr>
          <w:delText>/</w:delText>
        </w:r>
        <w:r w:rsidR="00DA44FE" w:rsidRPr="005A0626" w:rsidDel="00EB067B">
          <w:rPr>
            <w:color w:val="707070" w:themeColor="text2"/>
            <w:lang w:val="vi-VN"/>
          </w:rPr>
          <w:delText>0</w:delText>
        </w:r>
        <w:r w:rsidR="00AD5F33" w:rsidDel="00EB067B">
          <w:rPr>
            <w:color w:val="707070" w:themeColor="text2"/>
            <w:lang w:val="en-US"/>
          </w:rPr>
          <w:delText>4</w:delText>
        </w:r>
      </w:del>
    </w:p>
    <w:p w14:paraId="385AEC8F" w14:textId="3E750C3E" w:rsidR="009F6747" w:rsidRPr="005A0626" w:rsidDel="00EB067B" w:rsidRDefault="00A70AA6">
      <w:pPr>
        <w:spacing w:before="120" w:line="264" w:lineRule="auto"/>
        <w:ind w:firstLine="360"/>
        <w:jc w:val="both"/>
        <w:rPr>
          <w:del w:id="162" w:author="thanhnv118" w:date="2023-04-20T08:17:00Z"/>
          <w:color w:val="707070" w:themeColor="text2"/>
          <w:lang w:val="vi-VN"/>
        </w:rPr>
        <w:pPrChange w:id="163" w:author="thanhnv118" w:date="2023-04-20T08:28:00Z">
          <w:pPr>
            <w:spacing w:before="120" w:line="264" w:lineRule="auto"/>
            <w:ind w:firstLine="680"/>
            <w:jc w:val="both"/>
          </w:pPr>
        </w:pPrChange>
      </w:pPr>
      <w:del w:id="164" w:author="thanhnv118" w:date="2023-04-20T08:17:00Z">
        <w:r w:rsidRPr="00155360" w:rsidDel="00EB067B">
          <w:rPr>
            <w:color w:val="707070" w:themeColor="text2"/>
            <w:lang w:val="vi-VN"/>
          </w:rPr>
          <w:delText>Liên hệ</w:delText>
        </w:r>
        <w:r w:rsidR="00603344" w:rsidRPr="00155360" w:rsidDel="00EB067B">
          <w:rPr>
            <w:color w:val="707070" w:themeColor="text2"/>
            <w:lang w:val="vi-VN"/>
          </w:rPr>
          <w:delText xml:space="preserve">: Văn phòng </w:delText>
        </w:r>
        <w:r w:rsidR="00AD5F33" w:rsidDel="00EB067B">
          <w:rPr>
            <w:color w:val="707070" w:themeColor="text2"/>
            <w:lang w:val="en-US"/>
          </w:rPr>
          <w:delText xml:space="preserve">khoa Kỹ Thuật </w:delText>
        </w:r>
        <w:r w:rsidR="00DA44FE" w:rsidRPr="005A0626" w:rsidDel="00EB067B">
          <w:rPr>
            <w:color w:val="707070" w:themeColor="text2"/>
            <w:lang w:val="vi-VN"/>
          </w:rPr>
          <w:delText>Điện Tử</w:delText>
        </w:r>
        <w:r w:rsidR="00F91B16" w:rsidDel="00EB067B">
          <w:rPr>
            <w:color w:val="707070" w:themeColor="text2"/>
            <w:lang w:val="en-US"/>
          </w:rPr>
          <w:delText>,</w:delText>
        </w:r>
        <w:r w:rsidR="008D1FEB" w:rsidRPr="00155360" w:rsidDel="00EB067B">
          <w:rPr>
            <w:color w:val="707070" w:themeColor="text2"/>
            <w:lang w:val="vi-VN"/>
          </w:rPr>
          <w:delText xml:space="preserve"> </w:delText>
        </w:r>
        <w:r w:rsidR="00130446" w:rsidDel="00EB067B">
          <w:rPr>
            <w:color w:val="707070" w:themeColor="text2"/>
            <w:lang w:val="en-US"/>
          </w:rPr>
          <w:delText>Tầng 9, Nhà A2</w:delText>
        </w:r>
      </w:del>
    </w:p>
    <w:p w14:paraId="004C939F" w14:textId="1292A5A7" w:rsidR="009F6747" w:rsidRPr="00155360" w:rsidDel="00EB067B" w:rsidRDefault="00100978">
      <w:pPr>
        <w:spacing w:before="120" w:line="264" w:lineRule="auto"/>
        <w:ind w:firstLine="360"/>
        <w:jc w:val="both"/>
        <w:rPr>
          <w:del w:id="165" w:author="thanhnv118" w:date="2023-04-20T08:17:00Z"/>
          <w:color w:val="707070" w:themeColor="text2"/>
          <w:lang w:val="vi-VN"/>
        </w:rPr>
        <w:pPrChange w:id="166" w:author="thanhnv118" w:date="2023-04-20T08:28:00Z">
          <w:pPr>
            <w:spacing w:before="120" w:line="264" w:lineRule="auto"/>
            <w:ind w:firstLine="680"/>
            <w:jc w:val="both"/>
          </w:pPr>
        </w:pPrChange>
      </w:pPr>
      <w:del w:id="167" w:author="thanhnv118" w:date="2023-04-20T08:17:00Z">
        <w:r w:rsidRPr="00155360" w:rsidDel="00EB067B">
          <w:rPr>
            <w:color w:val="707070" w:themeColor="text2"/>
            <w:lang w:val="vi-VN"/>
          </w:rPr>
          <w:delText>Điện thoạ</w:delText>
        </w:r>
        <w:r w:rsidR="009F6747" w:rsidRPr="00155360" w:rsidDel="00EB067B">
          <w:rPr>
            <w:color w:val="707070" w:themeColor="text2"/>
            <w:lang w:val="vi-VN"/>
          </w:rPr>
          <w:delText>i</w:delText>
        </w:r>
        <w:r w:rsidRPr="00155360" w:rsidDel="00EB067B">
          <w:rPr>
            <w:color w:val="707070" w:themeColor="text2"/>
            <w:lang w:val="vi-VN"/>
          </w:rPr>
          <w:delText xml:space="preserve"> </w:delText>
        </w:r>
        <w:r w:rsidR="00F6473E" w:rsidRPr="00155360" w:rsidDel="00EB067B">
          <w:rPr>
            <w:color w:val="707070" w:themeColor="text2"/>
            <w:lang w:val="vi-VN"/>
          </w:rPr>
          <w:delText xml:space="preserve">: </w:delText>
        </w:r>
        <w:r w:rsidR="00130446" w:rsidDel="00EB067B">
          <w:rPr>
            <w:rFonts w:ascii="Arial" w:hAnsi="Arial" w:cs="Arial"/>
            <w:color w:val="000000"/>
            <w:sz w:val="23"/>
            <w:szCs w:val="23"/>
          </w:rPr>
          <w:delText>04. 33820866</w:delText>
        </w:r>
        <w:r w:rsidR="00603344" w:rsidRPr="00155360" w:rsidDel="00EB067B">
          <w:rPr>
            <w:color w:val="707070" w:themeColor="text2"/>
            <w:lang w:val="vi-VN"/>
          </w:rPr>
          <w:delText xml:space="preserve"> </w:delText>
        </w:r>
        <w:r w:rsidR="00F6473E" w:rsidRPr="00155360" w:rsidDel="00EB067B">
          <w:rPr>
            <w:color w:val="707070" w:themeColor="text2"/>
            <w:lang w:val="vi-VN"/>
          </w:rPr>
          <w:delText xml:space="preserve"> </w:delText>
        </w:r>
        <w:r w:rsidR="00A70AA6" w:rsidRPr="00155360" w:rsidDel="00EB067B">
          <w:rPr>
            <w:color w:val="707070" w:themeColor="text2"/>
            <w:lang w:val="vi-VN"/>
          </w:rPr>
          <w:delText xml:space="preserve">hoặc gửi </w:delText>
        </w:r>
      </w:del>
    </w:p>
    <w:p w14:paraId="23099D38" w14:textId="07680B83" w:rsidR="00A70AA6" w:rsidRPr="00130446" w:rsidDel="00EB067B" w:rsidRDefault="009F6747">
      <w:pPr>
        <w:spacing w:before="120" w:line="264" w:lineRule="auto"/>
        <w:ind w:firstLine="360"/>
        <w:jc w:val="both"/>
        <w:rPr>
          <w:del w:id="168" w:author="thanhnv118" w:date="2023-04-20T08:17:00Z"/>
          <w:lang w:val="en-US"/>
        </w:rPr>
        <w:pPrChange w:id="169" w:author="thanhnv118" w:date="2023-04-20T08:28:00Z">
          <w:pPr>
            <w:spacing w:before="120" w:line="264" w:lineRule="auto"/>
            <w:ind w:firstLine="680"/>
            <w:jc w:val="both"/>
          </w:pPr>
        </w:pPrChange>
      </w:pPr>
      <w:del w:id="170" w:author="thanhnv118" w:date="2023-04-20T08:17:00Z">
        <w:r w:rsidRPr="00155360" w:rsidDel="00EB067B">
          <w:rPr>
            <w:color w:val="707070" w:themeColor="text2"/>
            <w:lang w:val="vi-VN"/>
          </w:rPr>
          <w:delText>E</w:delText>
        </w:r>
        <w:r w:rsidR="00A70AA6" w:rsidRPr="00155360" w:rsidDel="00EB067B">
          <w:rPr>
            <w:color w:val="707070" w:themeColor="text2"/>
            <w:lang w:val="vi-VN"/>
          </w:rPr>
          <w:delText>mail</w:delText>
        </w:r>
        <w:r w:rsidR="00F6473E" w:rsidRPr="00155360" w:rsidDel="00EB067B">
          <w:rPr>
            <w:color w:val="707070" w:themeColor="text2"/>
            <w:lang w:val="vi-VN"/>
          </w:rPr>
          <w:delText>:</w:delText>
        </w:r>
        <w:r w:rsidR="00A70AA6" w:rsidRPr="00155360" w:rsidDel="00EB067B">
          <w:rPr>
            <w:color w:val="707070" w:themeColor="text2"/>
            <w:lang w:val="vi-VN"/>
          </w:rPr>
          <w:delText xml:space="preserve"> </w:delText>
        </w:r>
        <w:r w:rsidR="00603344" w:rsidRPr="005A0626" w:rsidDel="00EB067B">
          <w:rPr>
            <w:lang w:val="vi-VN"/>
          </w:rPr>
          <w:delText xml:space="preserve"> </w:delText>
        </w:r>
        <w:r w:rsidR="00FB6534" w:rsidRPr="005A0626" w:rsidDel="00EB067B">
          <w:rPr>
            <w:lang w:val="vi-VN"/>
          </w:rPr>
          <w:tab/>
        </w:r>
        <w:r w:rsidR="008272A5" w:rsidDel="00EB067B">
          <w:fldChar w:fldCharType="begin"/>
        </w:r>
        <w:r w:rsidR="008272A5" w:rsidDel="00EB067B">
          <w:delInstrText xml:space="preserve"> HYPERLINK "mailto:minhnn@ptit.edu.vn" </w:delInstrText>
        </w:r>
        <w:r w:rsidR="008272A5" w:rsidDel="00EB067B">
          <w:fldChar w:fldCharType="separate"/>
        </w:r>
        <w:r w:rsidR="00130446" w:rsidRPr="00327CD8" w:rsidDel="00EB067B">
          <w:rPr>
            <w:rStyle w:val="Hyperlink"/>
            <w:lang w:val="en-US"/>
          </w:rPr>
          <w:delText>minhnn@ptit.edu.vn</w:delText>
        </w:r>
        <w:r w:rsidR="008272A5" w:rsidDel="00EB067B">
          <w:rPr>
            <w:rStyle w:val="Hyperlink"/>
            <w:lang w:val="en-US"/>
          </w:rPr>
          <w:fldChar w:fldCharType="end"/>
        </w:r>
        <w:r w:rsidR="00130446" w:rsidDel="00EB067B">
          <w:rPr>
            <w:lang w:val="en-US"/>
          </w:rPr>
          <w:delText xml:space="preserve"> </w:delText>
        </w:r>
      </w:del>
    </w:p>
    <w:p w14:paraId="63750F10" w14:textId="77777777" w:rsidR="008318B3" w:rsidRDefault="00FB6534">
      <w:pPr>
        <w:spacing w:before="120" w:line="264" w:lineRule="auto"/>
        <w:ind w:firstLine="360"/>
        <w:jc w:val="both"/>
        <w:rPr>
          <w:ins w:id="171" w:author="thanhnv118" w:date="2023-04-20T08:28:00Z"/>
          <w:lang w:val="vi-VN"/>
        </w:rPr>
        <w:pPrChange w:id="172" w:author="thanhnv118" w:date="2023-04-20T08:28:00Z">
          <w:pPr>
            <w:spacing w:before="120" w:line="264" w:lineRule="auto"/>
            <w:ind w:firstLine="680"/>
            <w:jc w:val="both"/>
          </w:pPr>
        </w:pPrChange>
      </w:pPr>
      <w:r w:rsidRPr="005A0626">
        <w:rPr>
          <w:lang w:val="vi-VN"/>
        </w:rPr>
        <w:tab/>
      </w:r>
    </w:p>
    <w:p w14:paraId="6772BD6C" w14:textId="77777777" w:rsidR="008318B3" w:rsidRDefault="008318B3">
      <w:pPr>
        <w:spacing w:before="120" w:line="264" w:lineRule="auto"/>
        <w:ind w:firstLine="360"/>
        <w:jc w:val="both"/>
        <w:rPr>
          <w:ins w:id="173" w:author="thanhnv118" w:date="2023-04-20T08:28:00Z"/>
          <w:lang w:val="vi-VN"/>
        </w:rPr>
        <w:pPrChange w:id="174" w:author="thanhnv118" w:date="2023-04-20T08:28:00Z">
          <w:pPr>
            <w:spacing w:before="120" w:line="264" w:lineRule="auto"/>
            <w:ind w:firstLine="680"/>
            <w:jc w:val="both"/>
          </w:pPr>
        </w:pPrChange>
      </w:pPr>
    </w:p>
    <w:p w14:paraId="0AB7AB23" w14:textId="72F75DDC" w:rsidR="00FB6534" w:rsidRPr="002F5F5E" w:rsidRDefault="008318B3">
      <w:pPr>
        <w:pStyle w:val="ListParagraph"/>
        <w:numPr>
          <w:ilvl w:val="0"/>
          <w:numId w:val="3"/>
        </w:numPr>
        <w:spacing w:before="120" w:line="264" w:lineRule="auto"/>
        <w:jc w:val="both"/>
        <w:rPr>
          <w:ins w:id="175" w:author="thanhnv118" w:date="2023-04-20T08:29:00Z"/>
          <w:color w:val="000000" w:themeColor="text1"/>
          <w:lang w:val="vi-VN"/>
          <w:rPrChange w:id="176" w:author="thanhnv118" w:date="2023-04-20T08:51:00Z">
            <w:rPr>
              <w:ins w:id="177" w:author="thanhnv118" w:date="2023-04-20T08:29:00Z"/>
            </w:rPr>
          </w:rPrChange>
        </w:rPr>
        <w:pPrChange w:id="178" w:author="thanhnv118" w:date="2023-04-20T08:28:00Z">
          <w:pPr>
            <w:spacing w:before="120" w:line="264" w:lineRule="auto"/>
            <w:ind w:firstLine="680"/>
            <w:jc w:val="both"/>
          </w:pPr>
        </w:pPrChange>
      </w:pPr>
      <w:ins w:id="179" w:author="thanhnv118" w:date="2023-04-20T08:28:00Z">
        <w:r w:rsidRPr="002F5F5E">
          <w:rPr>
            <w:color w:val="000000" w:themeColor="text1"/>
            <w:lang w:val="en-US"/>
            <w:rPrChange w:id="180" w:author="thanhnv118" w:date="2023-04-20T08:51:00Z">
              <w:rPr>
                <w:lang w:val="en-US"/>
              </w:rPr>
            </w:rPrChange>
          </w:rPr>
          <w:t>Để chuẩn bị cho bài  thực hành, các bạn cần tạo ra 2 máy ảo chạy ubu</w:t>
        </w:r>
      </w:ins>
      <w:ins w:id="181" w:author="thanhnv118" w:date="2023-04-20T08:29:00Z">
        <w:r w:rsidRPr="002F5F5E">
          <w:rPr>
            <w:color w:val="000000" w:themeColor="text1"/>
            <w:lang w:val="en-US"/>
            <w:rPrChange w:id="182" w:author="thanhnv118" w:date="2023-04-20T08:51:00Z">
              <w:rPr>
                <w:lang w:val="en-US"/>
              </w:rPr>
            </w:rPrChange>
          </w:rPr>
          <w:t>n</w:t>
        </w:r>
      </w:ins>
      <w:ins w:id="183" w:author="thanhnv118" w:date="2023-04-20T08:28:00Z">
        <w:r w:rsidRPr="002F5F5E">
          <w:rPr>
            <w:color w:val="000000" w:themeColor="text1"/>
            <w:lang w:val="en-US"/>
            <w:rPrChange w:id="184" w:author="thanhnv118" w:date="2023-04-20T08:51:00Z">
              <w:rPr>
                <w:lang w:val="en-US"/>
              </w:rPr>
            </w:rPrChange>
          </w:rPr>
          <w:t>tu</w:t>
        </w:r>
      </w:ins>
      <w:r w:rsidR="00FB6534" w:rsidRPr="002F5F5E">
        <w:rPr>
          <w:color w:val="000000" w:themeColor="text1"/>
          <w:lang w:val="vi-VN"/>
          <w:rPrChange w:id="185" w:author="thanhnv118" w:date="2023-04-20T08:51:00Z">
            <w:rPr>
              <w:lang w:val="vi-VN"/>
            </w:rPr>
          </w:rPrChange>
        </w:rPr>
        <w:tab/>
      </w:r>
      <w:del w:id="186" w:author="thanhnv118" w:date="2023-04-20T08:17:00Z">
        <w:r w:rsidR="008272A5" w:rsidRPr="002F5F5E" w:rsidDel="00EB067B">
          <w:rPr>
            <w:color w:val="000000" w:themeColor="text1"/>
            <w:rPrChange w:id="187" w:author="thanhnv118" w:date="2023-04-20T08:51:00Z">
              <w:rPr>
                <w:rStyle w:val="Hyperlink"/>
              </w:rPr>
            </w:rPrChange>
          </w:rPr>
          <w:fldChar w:fldCharType="begin"/>
        </w:r>
        <w:r w:rsidR="008272A5" w:rsidRPr="002F5F5E" w:rsidDel="00EB067B">
          <w:rPr>
            <w:color w:val="000000" w:themeColor="text1"/>
            <w:rPrChange w:id="188" w:author="thanhnv118" w:date="2023-04-20T08:51:00Z">
              <w:rPr/>
            </w:rPrChange>
          </w:rPr>
          <w:delInstrText xml:space="preserve"> HYPERLINK "mailto:viettelrd@viettel.com.vn" </w:delInstrText>
        </w:r>
        <w:r w:rsidR="008272A5" w:rsidRPr="002F5F5E" w:rsidDel="00EB067B">
          <w:rPr>
            <w:color w:val="000000" w:themeColor="text1"/>
            <w:rPrChange w:id="189" w:author="thanhnv118" w:date="2023-04-20T08:51:00Z">
              <w:rPr>
                <w:rStyle w:val="Hyperlink"/>
              </w:rPr>
            </w:rPrChange>
          </w:rPr>
          <w:fldChar w:fldCharType="separate"/>
        </w:r>
        <w:r w:rsidR="00F91B16" w:rsidRPr="002F5F5E" w:rsidDel="00EB067B">
          <w:rPr>
            <w:rStyle w:val="Hyperlink"/>
            <w:color w:val="000000" w:themeColor="text1"/>
            <w:rPrChange w:id="190" w:author="thanhnv118" w:date="2023-04-20T08:51:00Z">
              <w:rPr>
                <w:rStyle w:val="Hyperlink"/>
              </w:rPr>
            </w:rPrChange>
          </w:rPr>
          <w:delText>viettelrd@viettel.com.vn</w:delText>
        </w:r>
        <w:r w:rsidR="008272A5" w:rsidRPr="002F5F5E" w:rsidDel="00EB067B">
          <w:rPr>
            <w:rStyle w:val="Hyperlink"/>
            <w:color w:val="000000" w:themeColor="text1"/>
            <w:rPrChange w:id="191" w:author="thanhnv118" w:date="2023-04-20T08:51:00Z">
              <w:rPr>
                <w:rStyle w:val="Hyperlink"/>
              </w:rPr>
            </w:rPrChange>
          </w:rPr>
          <w:fldChar w:fldCharType="end"/>
        </w:r>
      </w:del>
      <w:r w:rsidR="00FB6534" w:rsidRPr="002F5F5E">
        <w:rPr>
          <w:color w:val="000000" w:themeColor="text1"/>
          <w:rPrChange w:id="192" w:author="thanhnv118" w:date="2023-04-20T08:51:00Z">
            <w:rPr/>
          </w:rPrChange>
        </w:rPr>
        <w:t xml:space="preserve"> </w:t>
      </w:r>
    </w:p>
    <w:p w14:paraId="05BD0A63" w14:textId="66494375" w:rsidR="008318B3" w:rsidRPr="002F5F5E" w:rsidRDefault="008318B3">
      <w:pPr>
        <w:spacing w:before="120" w:line="264" w:lineRule="auto"/>
        <w:ind w:left="720"/>
        <w:jc w:val="both"/>
        <w:rPr>
          <w:ins w:id="193" w:author="thanhnv118" w:date="2023-04-20T08:34:00Z"/>
          <w:color w:val="000000" w:themeColor="text1"/>
          <w:lang w:val="en-US"/>
          <w:rPrChange w:id="194" w:author="thanhnv118" w:date="2023-04-20T08:51:00Z">
            <w:rPr>
              <w:ins w:id="195" w:author="thanhnv118" w:date="2023-04-20T08:34:00Z"/>
              <w:color w:val="707070" w:themeColor="text2"/>
              <w:lang w:val="en-US"/>
            </w:rPr>
          </w:rPrChange>
        </w:rPr>
        <w:pPrChange w:id="196" w:author="thanhnv118" w:date="2023-04-20T08:29:00Z">
          <w:pPr>
            <w:spacing w:before="120" w:line="264" w:lineRule="auto"/>
            <w:ind w:firstLine="680"/>
            <w:jc w:val="both"/>
          </w:pPr>
        </w:pPrChange>
      </w:pPr>
      <w:ins w:id="197" w:author="thanhnv118" w:date="2023-04-20T08:31:00Z">
        <w:r w:rsidRPr="002F5F5E">
          <w:rPr>
            <w:color w:val="000000" w:themeColor="text1"/>
            <w:lang w:val="en-US"/>
            <w:rPrChange w:id="198" w:author="thanhnv118" w:date="2023-04-20T08:51:00Z">
              <w:rPr>
                <w:color w:val="707070" w:themeColor="text2"/>
                <w:lang w:val="en-US"/>
              </w:rPr>
            </w:rPrChange>
          </w:rPr>
          <w:t xml:space="preserve">Bước setup </w:t>
        </w:r>
      </w:ins>
      <w:ins w:id="199" w:author="thanhnv118" w:date="2023-04-20T08:33:00Z">
        <w:r w:rsidRPr="002F5F5E">
          <w:rPr>
            <w:color w:val="000000" w:themeColor="text1"/>
            <w:lang w:val="en-US"/>
            <w:rPrChange w:id="200" w:author="thanhnv118" w:date="2023-04-20T08:51:00Z">
              <w:rPr>
                <w:color w:val="707070" w:themeColor="text2"/>
                <w:lang w:val="en-US"/>
              </w:rPr>
            </w:rPrChange>
          </w:rPr>
          <w:t xml:space="preserve">hoàn thành </w:t>
        </w:r>
      </w:ins>
      <w:ins w:id="201" w:author="thanhnv118" w:date="2023-04-20T08:34:00Z">
        <w:r w:rsidRPr="002F5F5E">
          <w:rPr>
            <w:color w:val="000000" w:themeColor="text1"/>
            <w:lang w:val="en-US"/>
            <w:rPrChange w:id="202" w:author="thanhnv118" w:date="2023-04-20T08:51:00Z">
              <w:rPr>
                <w:color w:val="707070" w:themeColor="text2"/>
                <w:lang w:val="en-US"/>
              </w:rPr>
            </w:rPrChange>
          </w:rPr>
          <w:t>khi các bạn đăng nhập vào ubutu như hình dưới:</w:t>
        </w:r>
      </w:ins>
    </w:p>
    <w:p w14:paraId="23ADD644" w14:textId="5076CE0B" w:rsidR="008318B3" w:rsidRDefault="008318B3">
      <w:pPr>
        <w:spacing w:before="120" w:line="264" w:lineRule="auto"/>
        <w:ind w:left="720"/>
        <w:jc w:val="both"/>
        <w:rPr>
          <w:ins w:id="203" w:author="thanhnv118" w:date="2023-04-20T08:34:00Z"/>
          <w:color w:val="707070" w:themeColor="text2"/>
          <w:lang w:val="en-US"/>
        </w:rPr>
        <w:pPrChange w:id="204" w:author="thanhnv118" w:date="2023-04-20T08:29:00Z">
          <w:pPr>
            <w:spacing w:before="120" w:line="264" w:lineRule="auto"/>
            <w:ind w:firstLine="680"/>
            <w:jc w:val="both"/>
          </w:pPr>
        </w:pPrChange>
      </w:pPr>
      <w:ins w:id="205" w:author="thanhnv118" w:date="2023-04-20T08:34:00Z">
        <w:r>
          <w:rPr>
            <w:noProof/>
            <w:lang w:val="en-US" w:eastAsia="en-US"/>
          </w:rPr>
          <w:lastRenderedPageBreak/>
          <w:drawing>
            <wp:inline distT="0" distB="0" distL="0" distR="0" wp14:anchorId="78CB5C80" wp14:editId="7FCFC623">
              <wp:extent cx="5274945" cy="3992245"/>
              <wp:effectExtent l="0" t="0" r="1905" b="8255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945" cy="39922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0F12712" w14:textId="77777777" w:rsidR="008318B3" w:rsidRDefault="008318B3">
      <w:pPr>
        <w:spacing w:before="120" w:line="264" w:lineRule="auto"/>
        <w:ind w:left="720"/>
        <w:jc w:val="both"/>
        <w:rPr>
          <w:ins w:id="206" w:author="thanhnv118" w:date="2023-04-20T08:34:00Z"/>
          <w:color w:val="707070" w:themeColor="text2"/>
          <w:lang w:val="en-US"/>
        </w:rPr>
        <w:pPrChange w:id="207" w:author="thanhnv118" w:date="2023-04-20T08:29:00Z">
          <w:pPr>
            <w:spacing w:before="120" w:line="264" w:lineRule="auto"/>
            <w:ind w:firstLine="680"/>
            <w:jc w:val="both"/>
          </w:pPr>
        </w:pPrChange>
      </w:pPr>
    </w:p>
    <w:p w14:paraId="677738FA" w14:textId="4A6AAB30" w:rsidR="008318B3" w:rsidRPr="002F5F5E" w:rsidRDefault="008318B3">
      <w:pPr>
        <w:pStyle w:val="ListParagraph"/>
        <w:numPr>
          <w:ilvl w:val="0"/>
          <w:numId w:val="3"/>
        </w:numPr>
        <w:spacing w:before="120" w:line="264" w:lineRule="auto"/>
        <w:jc w:val="both"/>
        <w:rPr>
          <w:ins w:id="208" w:author="thanhnv118" w:date="2023-04-20T08:46:00Z"/>
          <w:color w:val="000000" w:themeColor="text1"/>
          <w:lang w:val="en-US"/>
          <w:rPrChange w:id="209" w:author="thanhnv118" w:date="2023-04-20T08:51:00Z">
            <w:rPr>
              <w:ins w:id="210" w:author="thanhnv118" w:date="2023-04-20T08:46:00Z"/>
              <w:color w:val="707070" w:themeColor="text2"/>
              <w:lang w:val="en-US"/>
            </w:rPr>
          </w:rPrChange>
        </w:rPr>
        <w:pPrChange w:id="211" w:author="thanhnv118" w:date="2023-04-20T08:34:00Z">
          <w:pPr>
            <w:spacing w:before="120" w:line="264" w:lineRule="auto"/>
            <w:ind w:firstLine="680"/>
            <w:jc w:val="both"/>
          </w:pPr>
        </w:pPrChange>
      </w:pPr>
      <w:ins w:id="212" w:author="thanhnv118" w:date="2023-04-20T08:34:00Z">
        <w:r w:rsidRPr="002F5F5E">
          <w:rPr>
            <w:color w:val="000000" w:themeColor="text1"/>
            <w:lang w:val="en-US"/>
            <w:rPrChange w:id="213" w:author="thanhnv118" w:date="2023-04-20T08:51:00Z">
              <w:rPr>
                <w:color w:val="707070" w:themeColor="text2"/>
                <w:lang w:val="en-US"/>
              </w:rPr>
            </w:rPrChange>
          </w:rPr>
          <w:t>Click chuột phải, chọn phần open terminal</w:t>
        </w:r>
      </w:ins>
      <w:ins w:id="214" w:author="thanhnv118" w:date="2023-04-20T08:35:00Z">
        <w:r w:rsidRPr="002F5F5E">
          <w:rPr>
            <w:color w:val="000000" w:themeColor="text1"/>
            <w:lang w:val="en-US"/>
            <w:rPrChange w:id="215" w:author="thanhnv118" w:date="2023-04-20T08:51:00Z">
              <w:rPr>
                <w:color w:val="707070" w:themeColor="text2"/>
                <w:lang w:val="en-US"/>
              </w:rPr>
            </w:rPrChange>
          </w:rPr>
          <w:t xml:space="preserve"> các bạn gõ lệnh:</w:t>
        </w:r>
      </w:ins>
    </w:p>
    <w:p w14:paraId="39901A18" w14:textId="77777777" w:rsidR="00C97B96" w:rsidRDefault="00C97B96">
      <w:pPr>
        <w:pStyle w:val="ListParagraph"/>
        <w:spacing w:before="120" w:line="264" w:lineRule="auto"/>
        <w:ind w:left="1080"/>
        <w:jc w:val="both"/>
        <w:rPr>
          <w:ins w:id="216" w:author="thanhnv118" w:date="2023-04-20T08:35:00Z"/>
          <w:color w:val="707070" w:themeColor="text2"/>
          <w:lang w:val="en-US"/>
        </w:rPr>
        <w:pPrChange w:id="217" w:author="thanhnv118" w:date="2023-04-20T08:46:00Z">
          <w:pPr>
            <w:spacing w:before="120" w:line="264" w:lineRule="auto"/>
            <w:ind w:firstLine="680"/>
            <w:jc w:val="both"/>
          </w:pPr>
        </w:pPrChange>
      </w:pPr>
    </w:p>
    <w:p w14:paraId="79362926" w14:textId="74415543" w:rsidR="008318B3" w:rsidRDefault="00C97B96">
      <w:pPr>
        <w:pStyle w:val="ListParagraph"/>
        <w:spacing w:before="120" w:line="264" w:lineRule="auto"/>
        <w:ind w:left="1080"/>
        <w:jc w:val="both"/>
        <w:rPr>
          <w:ins w:id="218" w:author="thanhnv118" w:date="2023-04-20T08:35:00Z"/>
          <w:color w:val="707070" w:themeColor="text2"/>
          <w:lang w:val="en-US"/>
        </w:rPr>
        <w:pPrChange w:id="219" w:author="thanhnv118" w:date="2023-04-20T08:35:00Z">
          <w:pPr>
            <w:spacing w:before="120" w:line="264" w:lineRule="auto"/>
            <w:ind w:firstLine="680"/>
            <w:jc w:val="both"/>
          </w:pPr>
        </w:pPrChange>
      </w:pPr>
      <w:ins w:id="220" w:author="thanhnv118" w:date="2023-04-20T08:46:00Z">
        <w:r>
          <w:rPr>
            <w:color w:val="707070" w:themeColor="text2"/>
            <w:lang w:val="en-US"/>
          </w:rPr>
          <w:t>sudo apt update</w:t>
        </w:r>
      </w:ins>
    </w:p>
    <w:p w14:paraId="2DD59968" w14:textId="78C5BA17" w:rsidR="008318B3" w:rsidRPr="008318B3" w:rsidRDefault="008318B3">
      <w:pPr>
        <w:pStyle w:val="ListParagraph"/>
        <w:spacing w:before="120" w:line="264" w:lineRule="auto"/>
        <w:ind w:left="1080"/>
        <w:jc w:val="both"/>
        <w:rPr>
          <w:ins w:id="221" w:author="thanhnv118" w:date="2023-04-20T08:34:00Z"/>
          <w:color w:val="707070" w:themeColor="text2"/>
          <w:lang w:val="en-US"/>
          <w:rPrChange w:id="222" w:author="thanhnv118" w:date="2023-04-20T08:34:00Z">
            <w:rPr>
              <w:ins w:id="223" w:author="thanhnv118" w:date="2023-04-20T08:34:00Z"/>
              <w:lang w:val="en-US"/>
            </w:rPr>
          </w:rPrChange>
        </w:rPr>
        <w:pPrChange w:id="224" w:author="thanhnv118" w:date="2023-04-20T08:35:00Z">
          <w:pPr>
            <w:spacing w:before="120" w:line="264" w:lineRule="auto"/>
            <w:ind w:firstLine="680"/>
            <w:jc w:val="both"/>
          </w:pPr>
        </w:pPrChange>
      </w:pPr>
      <w:ins w:id="225" w:author="thanhnv118" w:date="2023-04-20T08:38:00Z">
        <w:r w:rsidRPr="008318B3">
          <w:rPr>
            <w:color w:val="707070" w:themeColor="text2"/>
            <w:lang w:val="en-US"/>
          </w:rPr>
          <w:t>sudo apt install openssh-server</w:t>
        </w:r>
      </w:ins>
    </w:p>
    <w:p w14:paraId="2DD46E45" w14:textId="77777777" w:rsidR="008318B3" w:rsidRDefault="008318B3">
      <w:pPr>
        <w:spacing w:before="120" w:line="264" w:lineRule="auto"/>
        <w:ind w:left="720"/>
        <w:jc w:val="both"/>
        <w:rPr>
          <w:ins w:id="226" w:author="thanhnv118" w:date="2023-04-20T08:39:00Z"/>
          <w:color w:val="707070" w:themeColor="text2"/>
          <w:lang w:val="en-US"/>
        </w:rPr>
        <w:pPrChange w:id="227" w:author="thanhnv118" w:date="2023-04-20T08:29:00Z">
          <w:pPr>
            <w:spacing w:before="120" w:line="264" w:lineRule="auto"/>
            <w:ind w:firstLine="680"/>
            <w:jc w:val="both"/>
          </w:pPr>
        </w:pPrChange>
      </w:pPr>
    </w:p>
    <w:p w14:paraId="760E5AC2" w14:textId="459B31D5" w:rsidR="00C97B96" w:rsidRPr="002F5F5E" w:rsidRDefault="00C97B96">
      <w:pPr>
        <w:spacing w:before="120" w:line="264" w:lineRule="auto"/>
        <w:ind w:left="720"/>
        <w:jc w:val="both"/>
        <w:rPr>
          <w:ins w:id="228" w:author="thanhnv118" w:date="2023-04-20T08:40:00Z"/>
          <w:color w:val="000000" w:themeColor="text1"/>
          <w:lang w:val="en-US"/>
          <w:rPrChange w:id="229" w:author="thanhnv118" w:date="2023-04-20T08:51:00Z">
            <w:rPr>
              <w:ins w:id="230" w:author="thanhnv118" w:date="2023-04-20T08:40:00Z"/>
              <w:color w:val="707070" w:themeColor="text2"/>
              <w:lang w:val="en-US"/>
            </w:rPr>
          </w:rPrChange>
        </w:rPr>
        <w:pPrChange w:id="231" w:author="thanhnv118" w:date="2023-04-20T08:29:00Z">
          <w:pPr>
            <w:spacing w:before="120" w:line="264" w:lineRule="auto"/>
            <w:ind w:firstLine="680"/>
            <w:jc w:val="both"/>
          </w:pPr>
        </w:pPrChange>
      </w:pPr>
      <w:ins w:id="232" w:author="thanhnv118" w:date="2023-04-20T08:39:00Z">
        <w:r w:rsidRPr="002F5F5E">
          <w:rPr>
            <w:color w:val="000000" w:themeColor="text1"/>
            <w:lang w:val="en-US"/>
            <w:rPrChange w:id="233" w:author="thanhnv118" w:date="2023-04-20T08:51:00Z">
              <w:rPr>
                <w:color w:val="707070" w:themeColor="text2"/>
                <w:lang w:val="en-US"/>
              </w:rPr>
            </w:rPrChange>
          </w:rPr>
          <w:t xml:space="preserve">Để thao tác + đăng nhập vào các máy ảo các bạn vừa cài đặt, cần tải thêm </w:t>
        </w:r>
      </w:ins>
      <w:ins w:id="234" w:author="thanhnv118" w:date="2023-04-20T08:40:00Z">
        <w:r w:rsidRPr="002F5F5E">
          <w:rPr>
            <w:color w:val="000000" w:themeColor="text1"/>
            <w:lang w:val="en-US"/>
            <w:rPrChange w:id="235" w:author="thanhnv118" w:date="2023-04-20T08:51:00Z">
              <w:rPr>
                <w:color w:val="707070" w:themeColor="text2"/>
                <w:lang w:val="en-US"/>
              </w:rPr>
            </w:rPrChange>
          </w:rPr>
          <w:t>xshell 7:</w:t>
        </w:r>
      </w:ins>
    </w:p>
    <w:p w14:paraId="6DD39C08" w14:textId="65A0FB51" w:rsidR="00C97B96" w:rsidRPr="008318B3" w:rsidRDefault="00C97B96">
      <w:pPr>
        <w:spacing w:before="120" w:line="264" w:lineRule="auto"/>
        <w:ind w:left="720"/>
        <w:jc w:val="both"/>
        <w:rPr>
          <w:color w:val="707070" w:themeColor="text2"/>
          <w:lang w:val="en-US"/>
          <w:rPrChange w:id="236" w:author="thanhnv118" w:date="2023-04-20T08:29:00Z">
            <w:rPr>
              <w:color w:val="707070" w:themeColor="text2"/>
              <w:lang w:val="vi-VN"/>
            </w:rPr>
          </w:rPrChange>
        </w:rPr>
        <w:pPrChange w:id="237" w:author="thanhnv118" w:date="2023-04-20T08:29:00Z">
          <w:pPr>
            <w:spacing w:before="120" w:line="264" w:lineRule="auto"/>
            <w:ind w:firstLine="680"/>
            <w:jc w:val="both"/>
          </w:pPr>
        </w:pPrChange>
      </w:pPr>
      <w:ins w:id="238" w:author="thanhnv118" w:date="2023-04-20T08:40:00Z">
        <w:r>
          <w:fldChar w:fldCharType="begin"/>
        </w:r>
        <w:r>
          <w:instrText xml:space="preserve"> HYPERLINK "https://taimienphi.vn/download-xshell-7586" </w:instrText>
        </w:r>
        <w:r>
          <w:fldChar w:fldCharType="separate"/>
        </w:r>
        <w:r>
          <w:rPr>
            <w:rStyle w:val="Hyperlink"/>
          </w:rPr>
          <w:t>https://taimienphi.vn/download-xshell-7586</w:t>
        </w:r>
        <w:r>
          <w:fldChar w:fldCharType="end"/>
        </w:r>
      </w:ins>
    </w:p>
    <w:p w14:paraId="6C393085" w14:textId="3CE12A61" w:rsidR="00C97B96" w:rsidRPr="002F5F5E" w:rsidRDefault="00C97B96">
      <w:pPr>
        <w:pStyle w:val="Heading1"/>
        <w:rPr>
          <w:ins w:id="239" w:author="thanhnv118" w:date="2023-04-20T08:41:00Z"/>
          <w:color w:val="0070C0"/>
          <w:lang w:val="es-ES"/>
          <w:rPrChange w:id="240" w:author="thanhnv118" w:date="2023-04-20T08:50:00Z">
            <w:rPr>
              <w:ins w:id="241" w:author="thanhnv118" w:date="2023-04-20T08:41:00Z"/>
              <w:lang w:val="es-ES"/>
            </w:rPr>
          </w:rPrChange>
        </w:rPr>
        <w:pPrChange w:id="242" w:author="thanhnv118" w:date="2023-04-20T08:41:00Z">
          <w:pPr/>
        </w:pPrChange>
      </w:pPr>
      <w:ins w:id="243" w:author="thanhnv118" w:date="2023-04-20T08:41:00Z">
        <w:r w:rsidRPr="002F5F5E">
          <w:rPr>
            <w:color w:val="0070C0"/>
            <w:lang w:val="es-ES"/>
            <w:rPrChange w:id="244" w:author="thanhnv118" w:date="2023-04-20T08:50:00Z">
              <w:rPr>
                <w:caps/>
                <w:lang w:val="es-ES"/>
              </w:rPr>
            </w:rPrChange>
          </w:rPr>
          <w:t>SEtup dpdk libary</w:t>
        </w:r>
      </w:ins>
    </w:p>
    <w:p w14:paraId="252399B1" w14:textId="11853E8D" w:rsidR="00C97B96" w:rsidRPr="002F5F5E" w:rsidRDefault="00C97B96">
      <w:pPr>
        <w:rPr>
          <w:ins w:id="245" w:author="thanhnv118" w:date="2023-04-20T08:43:00Z"/>
          <w:color w:val="000000" w:themeColor="text1"/>
          <w:lang w:val="es-ES"/>
          <w:rPrChange w:id="246" w:author="thanhnv118" w:date="2023-04-20T08:51:00Z">
            <w:rPr>
              <w:ins w:id="247" w:author="thanhnv118" w:date="2023-04-20T08:43:00Z"/>
              <w:lang w:val="es-ES"/>
            </w:rPr>
          </w:rPrChange>
        </w:rPr>
      </w:pPr>
      <w:ins w:id="248" w:author="thanhnv118" w:date="2023-04-20T08:41:00Z">
        <w:r w:rsidRPr="002F5F5E">
          <w:rPr>
            <w:color w:val="000000" w:themeColor="text1"/>
            <w:lang w:val="es-ES"/>
            <w:rPrChange w:id="249" w:author="thanhnv118" w:date="2023-04-20T08:51:00Z">
              <w:rPr>
                <w:lang w:val="es-ES"/>
              </w:rPr>
            </w:rPrChange>
          </w:rPr>
          <w:t>Tại giao diện terminal</w:t>
        </w:r>
      </w:ins>
      <w:ins w:id="250" w:author="thanhnv118" w:date="2023-04-20T08:42:00Z">
        <w:r w:rsidRPr="002F5F5E">
          <w:rPr>
            <w:color w:val="000000" w:themeColor="text1"/>
            <w:lang w:val="es-ES"/>
            <w:rPrChange w:id="251" w:author="thanhnv118" w:date="2023-04-20T08:51:00Z">
              <w:rPr>
                <w:lang w:val="es-ES"/>
              </w:rPr>
            </w:rPrChange>
          </w:rPr>
          <w:t>, gõ lệnh dưới để download pack dpdk</w:t>
        </w:r>
      </w:ins>
      <w:ins w:id="252" w:author="thanhnv118" w:date="2023-04-20T08:43:00Z">
        <w:r w:rsidRPr="002F5F5E">
          <w:rPr>
            <w:color w:val="000000" w:themeColor="text1"/>
            <w:lang w:val="es-ES"/>
            <w:rPrChange w:id="253" w:author="thanhnv118" w:date="2023-04-20T08:51:00Z">
              <w:rPr>
                <w:lang w:val="es-ES"/>
              </w:rPr>
            </w:rPrChange>
          </w:rPr>
          <w:t>:</w:t>
        </w:r>
      </w:ins>
    </w:p>
    <w:p w14:paraId="168043A3" w14:textId="4534CBB9" w:rsidR="00C97B96" w:rsidRDefault="00C97B96">
      <w:pPr>
        <w:rPr>
          <w:ins w:id="254" w:author="thanhnv118" w:date="2023-04-20T08:43:00Z"/>
          <w:lang w:val="es-ES"/>
        </w:rPr>
      </w:pPr>
      <w:ins w:id="255" w:author="thanhnv118" w:date="2023-04-20T08:43:00Z">
        <w:r>
          <w:rPr>
            <w:lang w:val="es-ES"/>
          </w:rPr>
          <w:tab/>
          <w:t xml:space="preserve">wget </w:t>
        </w:r>
        <w:r>
          <w:rPr>
            <w:lang w:val="es-ES"/>
          </w:rPr>
          <w:fldChar w:fldCharType="begin"/>
        </w:r>
        <w:r>
          <w:rPr>
            <w:lang w:val="es-ES"/>
          </w:rPr>
          <w:instrText xml:space="preserve"> HYPERLINK "</w:instrText>
        </w:r>
        <w:r w:rsidRPr="00C97B96">
          <w:rPr>
            <w:lang w:val="es-ES"/>
          </w:rPr>
          <w:instrText>https://fast.dpdk.org/rel/dpdk-20.11.7.tar.xz</w:instrText>
        </w:r>
        <w:r>
          <w:rPr>
            <w:lang w:val="es-ES"/>
          </w:rPr>
          <w:instrText xml:space="preserve">" </w:instrText>
        </w:r>
        <w:r>
          <w:rPr>
            <w:lang w:val="es-ES"/>
          </w:rPr>
          <w:fldChar w:fldCharType="separate"/>
        </w:r>
        <w:r w:rsidRPr="007510BD">
          <w:rPr>
            <w:rStyle w:val="Hyperlink"/>
            <w:lang w:val="es-ES"/>
          </w:rPr>
          <w:t>https://fast.dpdk.org/rel/dpdk-20.11.7.tar.xz</w:t>
        </w:r>
        <w:r>
          <w:rPr>
            <w:lang w:val="es-ES"/>
          </w:rPr>
          <w:fldChar w:fldCharType="end"/>
        </w:r>
      </w:ins>
    </w:p>
    <w:p w14:paraId="51AF8687" w14:textId="23197F58" w:rsidR="00C97B96" w:rsidRPr="002F5F5E" w:rsidRDefault="00C97B96">
      <w:pPr>
        <w:rPr>
          <w:ins w:id="256" w:author="thanhnv118" w:date="2023-04-20T08:45:00Z"/>
          <w:color w:val="000000" w:themeColor="text1"/>
          <w:lang w:val="es-ES"/>
          <w:rPrChange w:id="257" w:author="thanhnv118" w:date="2023-04-20T08:51:00Z">
            <w:rPr>
              <w:ins w:id="258" w:author="thanhnv118" w:date="2023-04-20T08:45:00Z"/>
              <w:lang w:val="es-ES"/>
            </w:rPr>
          </w:rPrChange>
        </w:rPr>
      </w:pPr>
      <w:ins w:id="259" w:author="thanhnv118" w:date="2023-04-20T08:43:00Z">
        <w:r w:rsidRPr="002F5F5E">
          <w:rPr>
            <w:color w:val="000000" w:themeColor="text1"/>
            <w:lang w:val="es-ES"/>
            <w:rPrChange w:id="260" w:author="thanhnv118" w:date="2023-04-20T08:51:00Z">
              <w:rPr>
                <w:lang w:val="es-ES"/>
              </w:rPr>
            </w:rPrChange>
          </w:rPr>
          <w:t>Download igb_uio driver</w:t>
        </w:r>
      </w:ins>
      <w:ins w:id="261" w:author="thanhnv118" w:date="2023-04-20T08:45:00Z">
        <w:r w:rsidRPr="002F5F5E">
          <w:rPr>
            <w:color w:val="000000" w:themeColor="text1"/>
            <w:lang w:val="es-ES"/>
            <w:rPrChange w:id="262" w:author="thanhnv118" w:date="2023-04-20T08:51:00Z">
              <w:rPr>
                <w:lang w:val="es-ES"/>
              </w:rPr>
            </w:rPrChange>
          </w:rPr>
          <w:t>:</w:t>
        </w:r>
      </w:ins>
    </w:p>
    <w:p w14:paraId="204DFDC7" w14:textId="1B0520BF" w:rsidR="00C97B96" w:rsidRDefault="00C97B96">
      <w:pPr>
        <w:rPr>
          <w:ins w:id="263" w:author="thanhnv118" w:date="2023-04-20T08:45:00Z"/>
          <w:lang w:val="es-ES"/>
        </w:rPr>
      </w:pPr>
      <w:ins w:id="264" w:author="thanhnv118" w:date="2023-04-20T08:45:00Z">
        <w:r>
          <w:rPr>
            <w:lang w:val="es-ES"/>
          </w:rPr>
          <w:tab/>
          <w:t xml:space="preserve">wget </w:t>
        </w:r>
        <w:r>
          <w:rPr>
            <w:lang w:val="es-ES"/>
          </w:rPr>
          <w:fldChar w:fldCharType="begin"/>
        </w:r>
        <w:r>
          <w:rPr>
            <w:lang w:val="es-ES"/>
          </w:rPr>
          <w:instrText xml:space="preserve"> HYPERLINK "</w:instrText>
        </w:r>
        <w:r w:rsidRPr="00C97B96">
          <w:rPr>
            <w:lang w:val="es-ES"/>
          </w:rPr>
          <w:instrText>http://git.dpdk.org/dpdk-kmods/snapshot/dpdk-kmods-e721c733cd24206399bebb8f0751b0387c4c1595.tar.gz</w:instrText>
        </w:r>
        <w:r>
          <w:rPr>
            <w:lang w:val="es-ES"/>
          </w:rPr>
          <w:instrText xml:space="preserve">" </w:instrText>
        </w:r>
        <w:r>
          <w:rPr>
            <w:lang w:val="es-ES"/>
          </w:rPr>
          <w:fldChar w:fldCharType="separate"/>
        </w:r>
        <w:r w:rsidRPr="007510BD">
          <w:rPr>
            <w:rStyle w:val="Hyperlink"/>
            <w:lang w:val="es-ES"/>
          </w:rPr>
          <w:t>http://git.dpdk.org/dpdk-kmods/snapshot/dpdk-kmods-e721c733cd24206399bebb8f0751b0387c4c1595.tar.gz</w:t>
        </w:r>
        <w:r>
          <w:rPr>
            <w:lang w:val="es-ES"/>
          </w:rPr>
          <w:fldChar w:fldCharType="end"/>
        </w:r>
      </w:ins>
    </w:p>
    <w:p w14:paraId="74B4BFEF" w14:textId="5534397F" w:rsidR="00581974" w:rsidRPr="002F5F5E" w:rsidRDefault="00C97B96" w:rsidP="00581974">
      <w:pPr>
        <w:rPr>
          <w:ins w:id="265" w:author="thanhnv118" w:date="2023-04-20T08:46:00Z"/>
          <w:color w:val="000000" w:themeColor="text1"/>
          <w:lang w:val="es-ES"/>
          <w:rPrChange w:id="266" w:author="thanhnv118" w:date="2023-04-20T08:51:00Z">
            <w:rPr>
              <w:ins w:id="267" w:author="thanhnv118" w:date="2023-04-20T08:46:00Z"/>
              <w:lang w:val="es-ES"/>
            </w:rPr>
          </w:rPrChange>
        </w:rPr>
        <w:pPrChange w:id="268" w:author="thanhnv118" w:date="2023-04-20T12:32:00Z">
          <w:pPr/>
        </w:pPrChange>
      </w:pPr>
      <w:ins w:id="269" w:author="thanhnv118" w:date="2023-04-20T08:45:00Z">
        <w:r w:rsidRPr="002F5F5E">
          <w:rPr>
            <w:color w:val="000000" w:themeColor="text1"/>
            <w:lang w:val="es-ES"/>
            <w:rPrChange w:id="270" w:author="thanhnv118" w:date="2023-04-20T08:51:00Z">
              <w:rPr>
                <w:lang w:val="es-ES"/>
              </w:rPr>
            </w:rPrChange>
          </w:rPr>
          <w:t xml:space="preserve">Download </w:t>
        </w:r>
      </w:ins>
      <w:ins w:id="271" w:author="thanhnv118" w:date="2023-04-20T08:46:00Z">
        <w:r w:rsidRPr="002F5F5E">
          <w:rPr>
            <w:color w:val="000000" w:themeColor="text1"/>
            <w:lang w:val="es-ES"/>
            <w:rPrChange w:id="272" w:author="thanhnv118" w:date="2023-04-20T08:51:00Z">
              <w:rPr>
                <w:lang w:val="es-ES"/>
              </w:rPr>
            </w:rPrChange>
          </w:rPr>
          <w:t>+ install các file cần thiết:</w:t>
        </w:r>
      </w:ins>
    </w:p>
    <w:p w14:paraId="5E3F84E6" w14:textId="65599AAF" w:rsidR="00C97B96" w:rsidRDefault="00C97B96" w:rsidP="00C97B96">
      <w:pPr>
        <w:pStyle w:val="ListParagraph"/>
        <w:spacing w:before="120" w:line="264" w:lineRule="auto"/>
        <w:ind w:left="1080"/>
        <w:jc w:val="both"/>
        <w:rPr>
          <w:ins w:id="273" w:author="thanhnv118" w:date="2023-04-20T08:48:00Z"/>
          <w:color w:val="707070" w:themeColor="text2"/>
          <w:lang w:val="en-US"/>
        </w:rPr>
      </w:pPr>
      <w:ins w:id="274" w:author="thanhnv118" w:date="2023-04-20T08:46:00Z">
        <w:r>
          <w:rPr>
            <w:lang w:val="es-ES"/>
          </w:rPr>
          <w:tab/>
        </w:r>
        <w:r>
          <w:rPr>
            <w:color w:val="707070" w:themeColor="text2"/>
            <w:lang w:val="en-US"/>
          </w:rPr>
          <w:t>sudo apt install meson</w:t>
        </w:r>
      </w:ins>
    </w:p>
    <w:p w14:paraId="02C69BE2" w14:textId="69C6F351" w:rsidR="00C97B96" w:rsidRDefault="00C97B96">
      <w:pPr>
        <w:pStyle w:val="ListParagraph"/>
        <w:spacing w:before="120" w:line="264" w:lineRule="auto"/>
        <w:ind w:left="1080"/>
        <w:jc w:val="both"/>
        <w:rPr>
          <w:ins w:id="275" w:author="thanhnv118" w:date="2023-04-20T08:50:00Z"/>
          <w:color w:val="707070" w:themeColor="text2"/>
          <w:lang w:val="en-US"/>
        </w:rPr>
      </w:pPr>
      <w:ins w:id="276" w:author="thanhnv118" w:date="2023-04-20T08:48:00Z">
        <w:r>
          <w:rPr>
            <w:color w:val="707070" w:themeColor="text2"/>
            <w:lang w:val="en-US"/>
          </w:rPr>
          <w:tab/>
          <w:t>sudo apt install vim</w:t>
        </w:r>
      </w:ins>
    </w:p>
    <w:p w14:paraId="10714A1D" w14:textId="3A599DBD" w:rsidR="00C97B96" w:rsidRDefault="00C97B96">
      <w:pPr>
        <w:pStyle w:val="ListParagraph"/>
        <w:spacing w:before="120" w:line="264" w:lineRule="auto"/>
        <w:ind w:left="1080" w:firstLine="360"/>
        <w:jc w:val="both"/>
        <w:rPr>
          <w:ins w:id="277" w:author="thanhnv118" w:date="2023-04-20T12:32:00Z"/>
          <w:color w:val="707070" w:themeColor="text2"/>
          <w:lang w:val="en-US"/>
        </w:rPr>
        <w:pPrChange w:id="278" w:author="thanhnv118" w:date="2023-04-20T08:50:00Z">
          <w:pPr>
            <w:pStyle w:val="ListParagraph"/>
            <w:spacing w:before="120" w:line="264" w:lineRule="auto"/>
            <w:ind w:left="1080"/>
            <w:jc w:val="both"/>
          </w:pPr>
        </w:pPrChange>
      </w:pPr>
      <w:ins w:id="279" w:author="thanhnv118" w:date="2023-04-20T08:50:00Z">
        <w:r w:rsidRPr="00C97B96">
          <w:rPr>
            <w:color w:val="707070" w:themeColor="text2"/>
            <w:lang w:val="en-US"/>
          </w:rPr>
          <w:t>sudo apt install pkg-config</w:t>
        </w:r>
      </w:ins>
    </w:p>
    <w:p w14:paraId="4F8E98C6" w14:textId="2C87C364" w:rsidR="00581974" w:rsidRPr="00C97B96" w:rsidRDefault="00581974">
      <w:pPr>
        <w:pStyle w:val="ListParagraph"/>
        <w:spacing w:before="120" w:line="264" w:lineRule="auto"/>
        <w:ind w:left="1080" w:firstLine="360"/>
        <w:jc w:val="both"/>
        <w:rPr>
          <w:ins w:id="280" w:author="thanhnv118" w:date="2023-04-20T08:48:00Z"/>
          <w:color w:val="707070" w:themeColor="text2"/>
          <w:lang w:val="en-US"/>
          <w:rPrChange w:id="281" w:author="thanhnv118" w:date="2023-04-20T08:50:00Z">
            <w:rPr>
              <w:ins w:id="282" w:author="thanhnv118" w:date="2023-04-20T08:48:00Z"/>
              <w:lang w:val="en-US"/>
            </w:rPr>
          </w:rPrChange>
        </w:rPr>
        <w:pPrChange w:id="283" w:author="thanhnv118" w:date="2023-04-20T08:50:00Z">
          <w:pPr>
            <w:pStyle w:val="ListParagraph"/>
            <w:spacing w:before="120" w:line="264" w:lineRule="auto"/>
            <w:ind w:left="1080"/>
            <w:jc w:val="both"/>
          </w:pPr>
        </w:pPrChange>
      </w:pPr>
      <w:ins w:id="284" w:author="thanhnv118" w:date="2023-04-20T12:32:00Z">
        <w:r>
          <w:rPr>
            <w:color w:val="707070" w:themeColor="text2"/>
            <w:lang w:val="en-US"/>
          </w:rPr>
          <w:t>sudo apt install net-tools</w:t>
        </w:r>
      </w:ins>
      <w:bookmarkStart w:id="285" w:name="_GoBack"/>
      <w:bookmarkEnd w:id="285"/>
    </w:p>
    <w:p w14:paraId="4D1CF8D4" w14:textId="77777777" w:rsidR="00C97B96" w:rsidRPr="00CA381E" w:rsidRDefault="00C97B96" w:rsidP="00C97B96">
      <w:pPr>
        <w:pStyle w:val="ListParagraph"/>
        <w:spacing w:before="120" w:line="264" w:lineRule="auto"/>
        <w:ind w:left="1080"/>
        <w:jc w:val="both"/>
        <w:rPr>
          <w:ins w:id="286" w:author="thanhnv118" w:date="2023-04-20T08:46:00Z"/>
          <w:color w:val="707070" w:themeColor="text2"/>
          <w:lang w:val="en-US"/>
        </w:rPr>
      </w:pPr>
    </w:p>
    <w:p w14:paraId="5F7728EC" w14:textId="7969CCAF" w:rsidR="00C97B96" w:rsidRPr="00C97B96" w:rsidRDefault="00C97B96">
      <w:pPr>
        <w:rPr>
          <w:lang w:val="es-ES"/>
        </w:rPr>
      </w:pPr>
    </w:p>
    <w:sectPr w:rsidR="00C97B96" w:rsidRPr="00C97B96" w:rsidSect="00731239">
      <w:footerReference w:type="default" r:id="rId9"/>
      <w:pgSz w:w="11907" w:h="16839" w:code="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DEA08C" w14:textId="77777777" w:rsidR="003D71B1" w:rsidRDefault="003D71B1">
      <w:pPr>
        <w:spacing w:after="0" w:line="240" w:lineRule="auto"/>
      </w:pPr>
      <w:r>
        <w:separator/>
      </w:r>
    </w:p>
    <w:p w14:paraId="5AC1F166" w14:textId="77777777" w:rsidR="003D71B1" w:rsidRDefault="003D71B1"/>
  </w:endnote>
  <w:endnote w:type="continuationSeparator" w:id="0">
    <w:p w14:paraId="6638A13A" w14:textId="77777777" w:rsidR="003D71B1" w:rsidRDefault="003D71B1">
      <w:pPr>
        <w:spacing w:after="0" w:line="240" w:lineRule="auto"/>
      </w:pPr>
      <w:r>
        <w:continuationSeparator/>
      </w:r>
    </w:p>
    <w:p w14:paraId="258E122D" w14:textId="77777777" w:rsidR="003D71B1" w:rsidRDefault="003D71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D70A38" w14:textId="595CEAF7" w:rsidR="002E0E82" w:rsidRDefault="0046634B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581974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BA32CC" w14:textId="77777777" w:rsidR="003D71B1" w:rsidRDefault="003D71B1">
      <w:pPr>
        <w:spacing w:after="0" w:line="240" w:lineRule="auto"/>
      </w:pPr>
      <w:r>
        <w:separator/>
      </w:r>
    </w:p>
    <w:p w14:paraId="6F3BA83A" w14:textId="77777777" w:rsidR="003D71B1" w:rsidRDefault="003D71B1"/>
  </w:footnote>
  <w:footnote w:type="continuationSeparator" w:id="0">
    <w:p w14:paraId="63BB9D23" w14:textId="77777777" w:rsidR="003D71B1" w:rsidRDefault="003D71B1">
      <w:pPr>
        <w:spacing w:after="0" w:line="240" w:lineRule="auto"/>
      </w:pPr>
      <w:r>
        <w:continuationSeparator/>
      </w:r>
    </w:p>
    <w:p w14:paraId="2F883290" w14:textId="77777777" w:rsidR="003D71B1" w:rsidRDefault="003D71B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FB0E3A"/>
    <w:multiLevelType w:val="multilevel"/>
    <w:tmpl w:val="056A1FA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abstractNum w:abstractNumId="1">
    <w:nsid w:val="62E71012"/>
    <w:multiLevelType w:val="hybridMultilevel"/>
    <w:tmpl w:val="70DE785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71905EF"/>
    <w:multiLevelType w:val="hybridMultilevel"/>
    <w:tmpl w:val="31EC9486"/>
    <w:lvl w:ilvl="0" w:tplc="1D662CF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color w:val="707070" w:themeColor="accen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2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hanhnv118">
    <w15:presenceInfo w15:providerId="AD" w15:userId="S-1-5-21-886441480-93152423-878208498-10539"/>
  </w15:person>
  <w15:person w15:author="toanln3">
    <w15:presenceInfo w15:providerId="AD" w15:userId="S-1-5-21-886441480-93152423-878208498-24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259"/>
    <w:rsid w:val="00002CE1"/>
    <w:rsid w:val="00066753"/>
    <w:rsid w:val="00080DB4"/>
    <w:rsid w:val="000817CC"/>
    <w:rsid w:val="000A285D"/>
    <w:rsid w:val="000B4EE2"/>
    <w:rsid w:val="000C264D"/>
    <w:rsid w:val="00100978"/>
    <w:rsid w:val="00106B11"/>
    <w:rsid w:val="00130446"/>
    <w:rsid w:val="00155360"/>
    <w:rsid w:val="00156100"/>
    <w:rsid w:val="00165CD6"/>
    <w:rsid w:val="001B0445"/>
    <w:rsid w:val="001B60E1"/>
    <w:rsid w:val="001D712C"/>
    <w:rsid w:val="001E26A9"/>
    <w:rsid w:val="0023624D"/>
    <w:rsid w:val="00237BB8"/>
    <w:rsid w:val="00275674"/>
    <w:rsid w:val="002B6575"/>
    <w:rsid w:val="002E0E82"/>
    <w:rsid w:val="002F532A"/>
    <w:rsid w:val="002F5F5E"/>
    <w:rsid w:val="00301F55"/>
    <w:rsid w:val="00366BDD"/>
    <w:rsid w:val="00366F09"/>
    <w:rsid w:val="003925AF"/>
    <w:rsid w:val="00393881"/>
    <w:rsid w:val="003D71B1"/>
    <w:rsid w:val="00455367"/>
    <w:rsid w:val="0046634B"/>
    <w:rsid w:val="00467B81"/>
    <w:rsid w:val="00490862"/>
    <w:rsid w:val="00493BF0"/>
    <w:rsid w:val="004B7ED1"/>
    <w:rsid w:val="00502288"/>
    <w:rsid w:val="00540B77"/>
    <w:rsid w:val="00581974"/>
    <w:rsid w:val="005A0626"/>
    <w:rsid w:val="005A50CB"/>
    <w:rsid w:val="005D1259"/>
    <w:rsid w:val="00603344"/>
    <w:rsid w:val="00630048"/>
    <w:rsid w:val="00642693"/>
    <w:rsid w:val="00646E16"/>
    <w:rsid w:val="007213FA"/>
    <w:rsid w:val="007254D0"/>
    <w:rsid w:val="00726688"/>
    <w:rsid w:val="00731239"/>
    <w:rsid w:val="007412CE"/>
    <w:rsid w:val="0075439E"/>
    <w:rsid w:val="0078684D"/>
    <w:rsid w:val="00806C6B"/>
    <w:rsid w:val="0082642A"/>
    <w:rsid w:val="008272A5"/>
    <w:rsid w:val="008318B3"/>
    <w:rsid w:val="008926F6"/>
    <w:rsid w:val="008A105E"/>
    <w:rsid w:val="008D1FEB"/>
    <w:rsid w:val="00921F56"/>
    <w:rsid w:val="009D1E1D"/>
    <w:rsid w:val="009F3881"/>
    <w:rsid w:val="009F6747"/>
    <w:rsid w:val="00A032E0"/>
    <w:rsid w:val="00A70AA6"/>
    <w:rsid w:val="00A857C4"/>
    <w:rsid w:val="00AB1325"/>
    <w:rsid w:val="00AD5F33"/>
    <w:rsid w:val="00AD6570"/>
    <w:rsid w:val="00AF7CFB"/>
    <w:rsid w:val="00B10F19"/>
    <w:rsid w:val="00B33A4C"/>
    <w:rsid w:val="00B55DCA"/>
    <w:rsid w:val="00BD6EA1"/>
    <w:rsid w:val="00BF076F"/>
    <w:rsid w:val="00C1159C"/>
    <w:rsid w:val="00C346FB"/>
    <w:rsid w:val="00C51535"/>
    <w:rsid w:val="00C97B96"/>
    <w:rsid w:val="00CA38A9"/>
    <w:rsid w:val="00CB4E9F"/>
    <w:rsid w:val="00CD74A2"/>
    <w:rsid w:val="00D06F70"/>
    <w:rsid w:val="00D32A58"/>
    <w:rsid w:val="00D40BDC"/>
    <w:rsid w:val="00D463C3"/>
    <w:rsid w:val="00D50929"/>
    <w:rsid w:val="00D91CA1"/>
    <w:rsid w:val="00DA44FE"/>
    <w:rsid w:val="00DE4AF4"/>
    <w:rsid w:val="00E133E5"/>
    <w:rsid w:val="00E56EFF"/>
    <w:rsid w:val="00E8675D"/>
    <w:rsid w:val="00EB067B"/>
    <w:rsid w:val="00EC6A97"/>
    <w:rsid w:val="00ED5537"/>
    <w:rsid w:val="00F109C0"/>
    <w:rsid w:val="00F13293"/>
    <w:rsid w:val="00F6473E"/>
    <w:rsid w:val="00F716F7"/>
    <w:rsid w:val="00F71DDE"/>
    <w:rsid w:val="00F91177"/>
    <w:rsid w:val="00F91B16"/>
    <w:rsid w:val="00F920C7"/>
    <w:rsid w:val="00FB6534"/>
    <w:rsid w:val="00FC5931"/>
    <w:rsid w:val="00FE50E6"/>
    <w:rsid w:val="00FE7D69"/>
    <w:rsid w:val="00FF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BB5A0"/>
  <w15:docId w15:val="{B091EB60-75A7-4B5A-94FD-074C05FA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A58"/>
    <w:rPr>
      <w:lang w:val="en-GB"/>
    </w:rPr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spacing w:val="6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  <w:lang w:val="en-GB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Hyperlink">
    <w:name w:val="Hyperlink"/>
    <w:uiPriority w:val="99"/>
    <w:unhideWhenUsed/>
    <w:rsid w:val="00F6473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06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67B"/>
    <w:rPr>
      <w:rFonts w:ascii="Segoe UI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831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99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thanhnv118</cp:lastModifiedBy>
  <cp:revision>2</cp:revision>
  <dcterms:created xsi:type="dcterms:W3CDTF">2023-04-20T05:32:00Z</dcterms:created>
  <dcterms:modified xsi:type="dcterms:W3CDTF">2023-04-20T05:32:00Z</dcterms:modified>
</cp:coreProperties>
</file>